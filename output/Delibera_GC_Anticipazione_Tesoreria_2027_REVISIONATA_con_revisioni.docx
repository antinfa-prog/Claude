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Normal"/>
        <w:tblW w:w="0" w:type="auto"/>
        <w:tblInd w:w="70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702"/>
        <w:gridCol w:w="5824"/>
        <w:gridCol w:w="1560"/>
      </w:tblGrid>
      <w:tr w:rsidR="004B72CF" w14:paraId="42F9A356" w14:textId="77777777" w:rsidTr="00311589">
        <w:trPr>
          <w:trHeight w:val="2056"/>
        </w:trPr>
        <w:tc>
          <w:tcPr>
            <w:tcW w:w="1702" w:type="dxa"/>
          </w:tcPr>
          <w:p w14:paraId="39B78328" w14:textId="77777777" w:rsidR="004B72CF" w:rsidRDefault="004B72CF">
            <w:pPr>
              <w:pStyle w:val="TableParagraph"/>
              <w:rPr>
                <w:sz w:val="20"/>
              </w:rPr>
            </w:pPr>
          </w:p>
          <w:p w14:paraId="502F749D" w14:textId="77777777" w:rsidR="004B72CF" w:rsidRDefault="00655F81">
            <w:pPr>
              <w:pStyle w:val="TableParagraph"/>
              <w:ind w:left="112"/>
              <w:rPr>
                <w:sz w:val="20"/>
              </w:rPr>
            </w:pPr>
            <w:r>
              <w:rPr>
                <w:noProof/>
                <w:sz w:val="20"/>
              </w:rPr>
              <w:drawing>
                <wp:inline distT="0" distB="0" distL="0" distR="0" wp14:anchorId="5E362F75" wp14:editId="5FC78AB2">
                  <wp:extent cx="930014" cy="1010411"/>
                  <wp:effectExtent l="0" t="0" r="0" b="0"/>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stretch>
                            <a:fillRect/>
                          </a:stretch>
                        </pic:blipFill>
                        <pic:spPr>
                          <a:xfrm>
                            <a:off x="0" y="0"/>
                            <a:ext cx="930014" cy="1010411"/>
                          </a:xfrm>
                          <a:prstGeom prst="rect">
                            <a:avLst/>
                          </a:prstGeom>
                        </pic:spPr>
                      </pic:pic>
                    </a:graphicData>
                  </a:graphic>
                </wp:inline>
              </w:drawing>
            </w:r>
          </w:p>
        </w:tc>
        <w:tc>
          <w:tcPr>
            <w:tcW w:w="5824" w:type="dxa"/>
          </w:tcPr>
          <w:p w14:paraId="47999821" w14:textId="77777777" w:rsidR="004B72CF" w:rsidRDefault="004B72CF">
            <w:pPr>
              <w:pStyle w:val="TableParagraph"/>
              <w:spacing w:before="216"/>
              <w:rPr>
                <w:sz w:val="29"/>
              </w:rPr>
            </w:pPr>
          </w:p>
          <w:p w14:paraId="6A6E15CF" w14:textId="77777777" w:rsidR="004B72CF" w:rsidRDefault="00655F81">
            <w:pPr>
              <w:pStyle w:val="TableParagraph"/>
              <w:ind w:left="349"/>
              <w:rPr>
                <w:b/>
                <w:sz w:val="36"/>
              </w:rPr>
            </w:pPr>
            <w:r>
              <w:rPr>
                <w:b/>
                <w:smallCaps/>
                <w:sz w:val="36"/>
              </w:rPr>
              <w:t>comune</w:t>
            </w:r>
            <w:r>
              <w:rPr>
                <w:b/>
                <w:smallCaps/>
                <w:spacing w:val="66"/>
                <w:sz w:val="36"/>
              </w:rPr>
              <w:t xml:space="preserve"> </w:t>
            </w:r>
            <w:r>
              <w:rPr>
                <w:b/>
                <w:smallCaps/>
                <w:sz w:val="36"/>
              </w:rPr>
              <w:t>di</w:t>
            </w:r>
            <w:r>
              <w:rPr>
                <w:b/>
                <w:smallCaps/>
                <w:spacing w:val="62"/>
                <w:sz w:val="36"/>
              </w:rPr>
              <w:t xml:space="preserve"> </w:t>
            </w:r>
            <w:r>
              <w:rPr>
                <w:b/>
                <w:smallCaps/>
                <w:sz w:val="36"/>
              </w:rPr>
              <w:t>Fiumefreddo</w:t>
            </w:r>
            <w:r>
              <w:rPr>
                <w:b/>
                <w:smallCaps/>
                <w:spacing w:val="-4"/>
                <w:sz w:val="36"/>
              </w:rPr>
              <w:t xml:space="preserve"> </w:t>
            </w:r>
            <w:r>
              <w:rPr>
                <w:b/>
                <w:smallCaps/>
                <w:spacing w:val="-2"/>
                <w:sz w:val="36"/>
              </w:rPr>
              <w:t>Bruzio</w:t>
            </w:r>
          </w:p>
          <w:p w14:paraId="1C478EA7" w14:textId="77777777" w:rsidR="004B72CF" w:rsidRDefault="00655F81">
            <w:pPr>
              <w:pStyle w:val="TableParagraph"/>
              <w:spacing w:before="4"/>
              <w:ind w:left="1773"/>
              <w:rPr>
                <w:b/>
                <w:sz w:val="20"/>
              </w:rPr>
            </w:pPr>
            <w:r>
              <w:rPr>
                <w:b/>
                <w:sz w:val="20"/>
              </w:rPr>
              <w:t>(Provincia</w:t>
            </w:r>
            <w:r>
              <w:rPr>
                <w:b/>
                <w:spacing w:val="-8"/>
                <w:sz w:val="20"/>
              </w:rPr>
              <w:t xml:space="preserve"> </w:t>
            </w:r>
            <w:r>
              <w:rPr>
                <w:b/>
                <w:sz w:val="20"/>
              </w:rPr>
              <w:t>di</w:t>
            </w:r>
            <w:r>
              <w:rPr>
                <w:b/>
                <w:spacing w:val="-10"/>
                <w:sz w:val="20"/>
              </w:rPr>
              <w:t xml:space="preserve"> </w:t>
            </w:r>
            <w:r>
              <w:rPr>
                <w:b/>
                <w:spacing w:val="-2"/>
                <w:sz w:val="20"/>
              </w:rPr>
              <w:t>Cosenza)</w:t>
            </w:r>
          </w:p>
        </w:tc>
        <w:tc>
          <w:tcPr>
            <w:tcW w:w="1560" w:type="dxa"/>
          </w:tcPr>
          <w:p w14:paraId="00385817" w14:textId="77777777" w:rsidR="004B72CF" w:rsidRDefault="004B72CF">
            <w:pPr>
              <w:pStyle w:val="TableParagraph"/>
              <w:rPr>
                <w:sz w:val="20"/>
              </w:rPr>
            </w:pPr>
          </w:p>
          <w:p w14:paraId="0C981F68" w14:textId="77777777" w:rsidR="004B72CF" w:rsidRDefault="00655F81">
            <w:pPr>
              <w:pStyle w:val="TableParagraph"/>
              <w:ind w:left="211"/>
              <w:rPr>
                <w:sz w:val="20"/>
              </w:rPr>
            </w:pPr>
            <w:r>
              <w:rPr>
                <w:noProof/>
                <w:sz w:val="20"/>
              </w:rPr>
              <w:drawing>
                <wp:inline distT="0" distB="0" distL="0" distR="0" wp14:anchorId="0520BDC9" wp14:editId="541D89CE">
                  <wp:extent cx="679912" cy="1045082"/>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8" cstate="print"/>
                          <a:stretch>
                            <a:fillRect/>
                          </a:stretch>
                        </pic:blipFill>
                        <pic:spPr>
                          <a:xfrm>
                            <a:off x="0" y="0"/>
                            <a:ext cx="679912" cy="1045082"/>
                          </a:xfrm>
                          <a:prstGeom prst="rect">
                            <a:avLst/>
                          </a:prstGeom>
                        </pic:spPr>
                      </pic:pic>
                    </a:graphicData>
                  </a:graphic>
                </wp:inline>
              </w:drawing>
            </w:r>
          </w:p>
        </w:tc>
      </w:tr>
    </w:tbl>
    <w:p w14:paraId="7DFBF830" w14:textId="4B6F605C" w:rsidR="004B72CF" w:rsidRDefault="00655F81">
      <w:pPr>
        <w:pStyle w:val="Titolo"/>
        <w:rPr>
          <w:spacing w:val="-2"/>
        </w:rPr>
      </w:pPr>
      <w:r>
        <w:t>Deliberazione</w:t>
      </w:r>
      <w:r>
        <w:rPr>
          <w:spacing w:val="-3"/>
        </w:rPr>
        <w:t xml:space="preserve"> </w:t>
      </w:r>
      <w:r>
        <w:t xml:space="preserve">della Giunta </w:t>
      </w:r>
      <w:r>
        <w:rPr>
          <w:spacing w:val="-2"/>
        </w:rPr>
        <w:t>Comunale</w:t>
      </w:r>
    </w:p>
    <w:p w14:paraId="0AD094B9" w14:textId="26928645" w:rsidR="00F9269E" w:rsidRPr="00F9269E" w:rsidRDefault="00F9269E">
      <w:pPr>
        <w:pStyle w:val="Titolo"/>
        <w:rPr>
          <w:sz w:val="24"/>
          <w:szCs w:val="24"/>
        </w:rPr>
      </w:pPr>
      <w:r>
        <w:rPr>
          <w:sz w:val="24"/>
          <w:szCs w:val="24"/>
        </w:rPr>
        <w:t>Copia conforme all’originale per uso amministrativo e d’ufficio</w:t>
      </w:r>
    </w:p>
    <w:p w14:paraId="6BDC913C" w14:textId="77777777" w:rsidR="004B72CF" w:rsidRDefault="004B72CF">
      <w:pPr>
        <w:pStyle w:val="Corpotesto"/>
        <w:spacing w:before="70" w:after="1"/>
        <w:rPr>
          <w:b/>
          <w:sz w:val="20"/>
        </w:rPr>
      </w:pPr>
    </w:p>
    <w:tbl>
      <w:tblPr>
        <w:tblStyle w:val="TableNormal"/>
        <w:tblW w:w="0" w:type="auto"/>
        <w:tblInd w:w="3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2381"/>
        <w:gridCol w:w="7699"/>
      </w:tblGrid>
      <w:tr w:rsidR="004B72CF" w14:paraId="58A85A22" w14:textId="77777777">
        <w:trPr>
          <w:trHeight w:val="773"/>
        </w:trPr>
        <w:tc>
          <w:tcPr>
            <w:tcW w:w="2381" w:type="dxa"/>
            <w:tcBorders>
              <w:bottom w:val="nil"/>
            </w:tcBorders>
          </w:tcPr>
          <w:p w14:paraId="07BC914D" w14:textId="77777777" w:rsidR="004B72CF" w:rsidRDefault="004B72CF">
            <w:pPr>
              <w:pStyle w:val="TableParagraph"/>
              <w:rPr>
                <w:b/>
                <w:sz w:val="28"/>
              </w:rPr>
            </w:pPr>
          </w:p>
          <w:p w14:paraId="681EFD07" w14:textId="6BB4536B" w:rsidR="004B72CF" w:rsidRDefault="00655F81">
            <w:pPr>
              <w:pStyle w:val="TableParagraph"/>
              <w:ind w:left="115"/>
              <w:rPr>
                <w:b/>
                <w:sz w:val="28"/>
              </w:rPr>
            </w:pPr>
            <w:r>
              <w:rPr>
                <w:b/>
                <w:sz w:val="28"/>
              </w:rPr>
              <w:t>N.</w:t>
            </w:r>
            <w:r>
              <w:rPr>
                <w:b/>
                <w:spacing w:val="69"/>
                <w:sz w:val="28"/>
              </w:rPr>
              <w:t xml:space="preserve"> </w:t>
            </w:r>
            <w:r>
              <w:rPr>
                <w:b/>
                <w:spacing w:val="-5"/>
                <w:sz w:val="28"/>
              </w:rPr>
              <w:t>xx</w:t>
            </w:r>
          </w:p>
        </w:tc>
        <w:tc>
          <w:tcPr>
            <w:tcW w:w="7699" w:type="dxa"/>
            <w:vMerge w:val="restart"/>
          </w:tcPr>
          <w:p w14:paraId="07DDEF61" w14:textId="742AD761" w:rsidR="004B72CF" w:rsidRDefault="00655F81">
            <w:pPr>
              <w:pStyle w:val="TableParagraph"/>
              <w:spacing w:before="322"/>
              <w:ind w:right="418"/>
              <w:jc w:val="center"/>
              <w:rPr>
                <w:sz w:val="30"/>
              </w:rPr>
            </w:pPr>
            <w:r>
              <w:rPr>
                <w:b/>
                <w:sz w:val="28"/>
              </w:rPr>
              <w:t>Oggetto:</w:t>
            </w:r>
            <w:r>
              <w:rPr>
                <w:b/>
                <w:spacing w:val="-11"/>
                <w:sz w:val="28"/>
              </w:rPr>
              <w:t xml:space="preserve"> </w:t>
            </w:r>
            <w:r>
              <w:rPr>
                <w:sz w:val="30"/>
              </w:rPr>
              <w:t>Anticipazione</w:t>
            </w:r>
            <w:r>
              <w:rPr>
                <w:spacing w:val="-5"/>
                <w:sz w:val="30"/>
              </w:rPr>
              <w:t xml:space="preserve"> </w:t>
            </w:r>
            <w:r>
              <w:rPr>
                <w:sz w:val="30"/>
              </w:rPr>
              <w:t>di</w:t>
            </w:r>
            <w:r>
              <w:rPr>
                <w:spacing w:val="-9"/>
                <w:sz w:val="30"/>
              </w:rPr>
              <w:t xml:space="preserve"> </w:t>
            </w:r>
            <w:r>
              <w:rPr>
                <w:sz w:val="30"/>
              </w:rPr>
              <w:t>Tesoreria</w:t>
            </w:r>
            <w:r>
              <w:rPr>
                <w:spacing w:val="-5"/>
                <w:sz w:val="30"/>
              </w:rPr>
              <w:t xml:space="preserve"> </w:t>
            </w:r>
            <w:r>
              <w:rPr>
                <w:sz w:val="30"/>
              </w:rPr>
              <w:t>per</w:t>
            </w:r>
            <w:r>
              <w:rPr>
                <w:spacing w:val="-12"/>
                <w:sz w:val="30"/>
              </w:rPr>
              <w:t xml:space="preserve"> </w:t>
            </w:r>
            <w:r>
              <w:rPr>
                <w:sz w:val="30"/>
              </w:rPr>
              <w:t>l’esercizio</w:t>
            </w:r>
            <w:r>
              <w:rPr>
                <w:spacing w:val="-7"/>
                <w:sz w:val="30"/>
              </w:rPr>
              <w:t xml:space="preserve"> </w:t>
            </w:r>
            <w:r>
              <w:rPr>
                <w:spacing w:val="-2"/>
                <w:sz w:val="30"/>
              </w:rPr>
              <w:t>2027,</w:t>
            </w:r>
          </w:p>
          <w:p w14:paraId="68351D0D" w14:textId="5B918B4F" w:rsidR="004B72CF" w:rsidRDefault="00655F81">
            <w:pPr>
              <w:pStyle w:val="TableParagraph"/>
              <w:spacing w:before="50"/>
              <w:ind w:left="740" w:right="418"/>
              <w:jc w:val="center"/>
              <w:rPr>
                <w:sz w:val="32"/>
              </w:rPr>
            </w:pPr>
            <w:commentRangeStart w:id="0"/>
            <w:r>
              <w:rPr>
                <w:sz w:val="32"/>
              </w:rPr>
              <w:t>ai</w:t>
            </w:r>
            <w:r>
              <w:rPr>
                <w:spacing w:val="-11"/>
                <w:sz w:val="32"/>
              </w:rPr>
              <w:t xml:space="preserve"> </w:t>
            </w:r>
            <w:r>
              <w:rPr>
                <w:sz w:val="32"/>
              </w:rPr>
              <w:t>sensi</w:t>
            </w:r>
            <w:r>
              <w:rPr>
                <w:spacing w:val="-12"/>
                <w:sz w:val="32"/>
              </w:rPr>
              <w:t xml:space="preserve"> </w:t>
            </w:r>
            <w:r>
              <w:rPr>
                <w:sz w:val="32"/>
              </w:rPr>
              <w:t>dell’art.</w:t>
            </w:r>
            <w:r>
              <w:rPr>
                <w:spacing w:val="-14"/>
                <w:sz w:val="32"/>
              </w:rPr>
              <w:t xml:space="preserve"> </w:t>
            </w:r>
            <w:r>
              <w:rPr>
                <w:sz w:val="32"/>
              </w:rPr>
              <w:t>222</w:t>
            </w:r>
            <w:r>
              <w:rPr>
                <w:spacing w:val="-8"/>
                <w:sz w:val="32"/>
              </w:rPr>
              <w:t xml:space="preserve"> </w:t>
            </w:r>
            <w:r>
              <w:rPr>
                <w:sz w:val="32"/>
              </w:rPr>
              <w:t>del</w:t>
            </w:r>
            <w:r>
              <w:rPr>
                <w:spacing w:val="-13"/>
                <w:sz w:val="32"/>
              </w:rPr>
              <w:t xml:space="preserve"> </w:t>
            </w:r>
            <w:r>
              <w:rPr>
                <w:sz w:val="32"/>
              </w:rPr>
              <w:t>D.</w:t>
            </w:r>
            <w:r>
              <w:rPr>
                <w:spacing w:val="-9"/>
                <w:sz w:val="32"/>
              </w:rPr>
              <w:t xml:space="preserve"> </w:t>
            </w:r>
            <w:r>
              <w:rPr>
                <w:sz w:val="32"/>
              </w:rPr>
              <w:t>Lgs.</w:t>
            </w:r>
            <w:r>
              <w:rPr>
                <w:spacing w:val="-14"/>
                <w:sz w:val="32"/>
              </w:rPr>
              <w:t xml:space="preserve"> </w:t>
            </w:r>
            <w:r>
              <w:rPr>
                <w:spacing w:val="-2"/>
                <w:sz w:val="32"/>
              </w:rPr>
              <w:t xml:space="preserve">267/2000 </w:t>
            </w:r>
            <w:ins w:id="9001" w:author="Revisione" w:date="2026-10-29T09:00:00Z">
              <w:r>
                <w:rPr>
                  <w:sz w:val="32"/>
                </w:rPr>
                <w:t xml:space="preserve">e dell’art. 1, comma 555, della L. 160/2019</w:t>
              </w:r>
            </w:ins>
            <w:commentRangeEnd w:id="0"/>
            <w:r>
              <w:rPr>
                <w:rStyle w:val="CommentReference"/>
              </w:rPr>
              <w:commentReference w:id="0"/>
            </w:r>
          </w:p>
        </w:tc>
      </w:tr>
      <w:tr w:rsidR="004B72CF" w14:paraId="232E83C9" w14:textId="77777777">
        <w:trPr>
          <w:trHeight w:val="582"/>
        </w:trPr>
        <w:tc>
          <w:tcPr>
            <w:tcW w:w="2381" w:type="dxa"/>
            <w:tcBorders>
              <w:top w:val="nil"/>
            </w:tcBorders>
          </w:tcPr>
          <w:p w14:paraId="4D969F18" w14:textId="193598F0" w:rsidR="004B72CF" w:rsidRDefault="00655F81">
            <w:pPr>
              <w:pStyle w:val="TableParagraph"/>
              <w:spacing w:before="117"/>
              <w:ind w:left="144"/>
              <w:rPr>
                <w:b/>
                <w:sz w:val="28"/>
              </w:rPr>
            </w:pPr>
            <w:r>
              <w:rPr>
                <w:b/>
                <w:sz w:val="28"/>
              </w:rPr>
              <w:t>Data:</w:t>
            </w:r>
            <w:r>
              <w:rPr>
                <w:b/>
                <w:spacing w:val="-8"/>
                <w:sz w:val="28"/>
              </w:rPr>
              <w:t xml:space="preserve"> </w:t>
            </w:r>
            <w:r>
              <w:rPr>
                <w:b/>
                <w:spacing w:val="-2"/>
                <w:sz w:val="28"/>
              </w:rPr>
              <w:t>29.10.2026</w:t>
            </w:r>
          </w:p>
        </w:tc>
        <w:tc>
          <w:tcPr>
            <w:tcW w:w="7699" w:type="dxa"/>
            <w:vMerge/>
            <w:tcBorders>
              <w:top w:val="nil"/>
            </w:tcBorders>
          </w:tcPr>
          <w:p w14:paraId="26624645" w14:textId="77777777" w:rsidR="004B72CF" w:rsidRDefault="004B72CF">
            <w:pPr>
              <w:rPr>
                <w:sz w:val="2"/>
                <w:szCs w:val="2"/>
              </w:rPr>
            </w:pPr>
          </w:p>
        </w:tc>
      </w:tr>
    </w:tbl>
    <w:p w14:paraId="4A826AC5" w14:textId="77777777" w:rsidR="004B72CF" w:rsidRDefault="004B72CF">
      <w:pPr>
        <w:pStyle w:val="Corpotesto"/>
        <w:spacing w:before="42"/>
        <w:rPr>
          <w:b/>
        </w:rPr>
      </w:pPr>
    </w:p>
    <w:p w14:paraId="0846DC9D" w14:textId="273FD3AB" w:rsidR="004B72CF" w:rsidRDefault="00655F81">
      <w:pPr>
        <w:pStyle w:val="Corpotesto"/>
        <w:ind w:left="424" w:firstLine="708"/>
      </w:pPr>
      <w:r>
        <w:t>L’anno</w:t>
      </w:r>
      <w:r>
        <w:rPr>
          <w:spacing w:val="40"/>
        </w:rPr>
        <w:t xml:space="preserve"> </w:t>
      </w:r>
      <w:r>
        <w:rPr>
          <w:b/>
        </w:rPr>
        <w:t>Duemilaventisei</w:t>
      </w:r>
      <w:r>
        <w:t>,</w:t>
      </w:r>
      <w:r>
        <w:rPr>
          <w:spacing w:val="65"/>
        </w:rPr>
        <w:t xml:space="preserve"> </w:t>
      </w:r>
      <w:r>
        <w:t>il</w:t>
      </w:r>
      <w:r>
        <w:rPr>
          <w:spacing w:val="68"/>
        </w:rPr>
        <w:t xml:space="preserve"> </w:t>
      </w:r>
      <w:r>
        <w:t>giorno</w:t>
      </w:r>
      <w:r>
        <w:rPr>
          <w:spacing w:val="65"/>
        </w:rPr>
        <w:t xml:space="preserve"> </w:t>
      </w:r>
      <w:r>
        <w:rPr>
          <w:b/>
        </w:rPr>
        <w:t>29</w:t>
      </w:r>
      <w:r>
        <w:rPr>
          <w:b/>
          <w:spacing w:val="67"/>
        </w:rPr>
        <w:t xml:space="preserve"> </w:t>
      </w:r>
      <w:r>
        <w:t>del</w:t>
      </w:r>
      <w:r>
        <w:rPr>
          <w:spacing w:val="65"/>
        </w:rPr>
        <w:t xml:space="preserve"> </w:t>
      </w:r>
      <w:r>
        <w:t>mese</w:t>
      </w:r>
      <w:r>
        <w:rPr>
          <w:spacing w:val="64"/>
        </w:rPr>
        <w:t xml:space="preserve"> </w:t>
      </w:r>
      <w:r>
        <w:t>di</w:t>
      </w:r>
      <w:r>
        <w:rPr>
          <w:spacing w:val="65"/>
        </w:rPr>
        <w:t xml:space="preserve"> </w:t>
      </w:r>
      <w:r>
        <w:rPr>
          <w:b/>
        </w:rPr>
        <w:t>ottobre</w:t>
      </w:r>
      <w:r>
        <w:rPr>
          <w:b/>
          <w:spacing w:val="65"/>
        </w:rPr>
        <w:t xml:space="preserve"> </w:t>
      </w:r>
      <w:r>
        <w:t>alle</w:t>
      </w:r>
      <w:r>
        <w:rPr>
          <w:spacing w:val="65"/>
        </w:rPr>
        <w:t xml:space="preserve"> </w:t>
      </w:r>
      <w:r>
        <w:t xml:space="preserve">ore xx:xx regolarmente convocata si è riunita la Giunta Comunale con la presenza dei Signori:</w:t>
      </w:r>
    </w:p>
    <w:p w14:paraId="218A2CBB" w14:textId="77777777" w:rsidR="004B72CF" w:rsidRDefault="004B72CF">
      <w:pPr>
        <w:pStyle w:val="Corpotesto"/>
        <w:spacing w:before="50"/>
        <w:rPr>
          <w:sz w:val="20"/>
        </w:rPr>
      </w:pPr>
    </w:p>
    <w:tbl>
      <w:tblPr>
        <w:tblStyle w:val="TableNormal"/>
        <w:tblW w:w="0" w:type="auto"/>
        <w:tblInd w:w="29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69"/>
        <w:gridCol w:w="2256"/>
        <w:gridCol w:w="2400"/>
        <w:gridCol w:w="1963"/>
        <w:gridCol w:w="1181"/>
        <w:gridCol w:w="1843"/>
      </w:tblGrid>
      <w:tr w:rsidR="004B72CF" w14:paraId="7F6487DB" w14:textId="77777777">
        <w:trPr>
          <w:trHeight w:val="316"/>
        </w:trPr>
        <w:tc>
          <w:tcPr>
            <w:tcW w:w="569" w:type="dxa"/>
          </w:tcPr>
          <w:p w14:paraId="4CE2D687" w14:textId="77777777" w:rsidR="004B72CF" w:rsidRDefault="004B72CF">
            <w:pPr>
              <w:pStyle w:val="TableParagraph"/>
              <w:rPr>
                <w:sz w:val="24"/>
              </w:rPr>
            </w:pPr>
          </w:p>
        </w:tc>
        <w:tc>
          <w:tcPr>
            <w:tcW w:w="4656" w:type="dxa"/>
            <w:gridSpan w:val="2"/>
          </w:tcPr>
          <w:p w14:paraId="354CD5A8" w14:textId="77777777" w:rsidR="004B72CF" w:rsidRDefault="00655F81">
            <w:pPr>
              <w:pStyle w:val="TableParagraph"/>
              <w:spacing w:line="270" w:lineRule="exact"/>
              <w:ind w:left="18"/>
              <w:jc w:val="center"/>
              <w:rPr>
                <w:i/>
                <w:sz w:val="24"/>
              </w:rPr>
            </w:pPr>
            <w:r>
              <w:rPr>
                <w:i/>
                <w:spacing w:val="-2"/>
                <w:sz w:val="24"/>
              </w:rPr>
              <w:t>Componente</w:t>
            </w:r>
          </w:p>
        </w:tc>
        <w:tc>
          <w:tcPr>
            <w:tcW w:w="1963" w:type="dxa"/>
          </w:tcPr>
          <w:p w14:paraId="5FAD54FD" w14:textId="77777777" w:rsidR="004B72CF" w:rsidRDefault="004B72CF">
            <w:pPr>
              <w:pStyle w:val="TableParagraph"/>
              <w:rPr>
                <w:sz w:val="24"/>
              </w:rPr>
            </w:pPr>
          </w:p>
        </w:tc>
        <w:tc>
          <w:tcPr>
            <w:tcW w:w="1181" w:type="dxa"/>
          </w:tcPr>
          <w:p w14:paraId="17A24847" w14:textId="77777777" w:rsidR="004B72CF" w:rsidRDefault="00655F81">
            <w:pPr>
              <w:pStyle w:val="TableParagraph"/>
              <w:spacing w:line="270" w:lineRule="exact"/>
              <w:ind w:left="21"/>
              <w:jc w:val="center"/>
              <w:rPr>
                <w:i/>
                <w:sz w:val="24"/>
              </w:rPr>
            </w:pPr>
            <w:r>
              <w:rPr>
                <w:i/>
                <w:spacing w:val="-2"/>
                <w:sz w:val="24"/>
              </w:rPr>
              <w:t>Presente</w:t>
            </w:r>
          </w:p>
        </w:tc>
        <w:tc>
          <w:tcPr>
            <w:tcW w:w="1843" w:type="dxa"/>
          </w:tcPr>
          <w:p w14:paraId="47BB8184" w14:textId="77777777" w:rsidR="004B72CF" w:rsidRDefault="00655F81">
            <w:pPr>
              <w:pStyle w:val="TableParagraph"/>
              <w:spacing w:line="270" w:lineRule="exact"/>
              <w:ind w:left="71" w:right="58"/>
              <w:jc w:val="center"/>
              <w:rPr>
                <w:i/>
                <w:sz w:val="24"/>
              </w:rPr>
            </w:pPr>
            <w:r>
              <w:rPr>
                <w:i/>
                <w:spacing w:val="-2"/>
                <w:sz w:val="24"/>
              </w:rPr>
              <w:t>Assente</w:t>
            </w:r>
          </w:p>
        </w:tc>
      </w:tr>
      <w:tr w:rsidR="004B72CF" w14:paraId="7B9E37A8" w14:textId="77777777">
        <w:trPr>
          <w:trHeight w:val="316"/>
        </w:trPr>
        <w:tc>
          <w:tcPr>
            <w:tcW w:w="569" w:type="dxa"/>
          </w:tcPr>
          <w:p w14:paraId="4EBCD3C5" w14:textId="77777777" w:rsidR="004B72CF" w:rsidRDefault="00655F81">
            <w:pPr>
              <w:pStyle w:val="TableParagraph"/>
              <w:spacing w:line="275" w:lineRule="exact"/>
              <w:ind w:left="112"/>
              <w:rPr>
                <w:sz w:val="24"/>
              </w:rPr>
            </w:pPr>
            <w:r>
              <w:rPr>
                <w:spacing w:val="-10"/>
                <w:sz w:val="24"/>
              </w:rPr>
              <w:t>1</w:t>
            </w:r>
          </w:p>
        </w:tc>
        <w:tc>
          <w:tcPr>
            <w:tcW w:w="2256" w:type="dxa"/>
          </w:tcPr>
          <w:p w14:paraId="3D15061B" w14:textId="77777777" w:rsidR="004B72CF" w:rsidRDefault="00655F81">
            <w:pPr>
              <w:pStyle w:val="TableParagraph"/>
              <w:spacing w:line="275" w:lineRule="exact"/>
              <w:ind w:left="112"/>
              <w:rPr>
                <w:sz w:val="24"/>
              </w:rPr>
            </w:pPr>
            <w:r>
              <w:rPr>
                <w:spacing w:val="-2"/>
                <w:sz w:val="24"/>
              </w:rPr>
              <w:t>Barone</w:t>
            </w:r>
          </w:p>
        </w:tc>
        <w:tc>
          <w:tcPr>
            <w:tcW w:w="2400" w:type="dxa"/>
          </w:tcPr>
          <w:p w14:paraId="6A9815F8" w14:textId="77777777" w:rsidR="004B72CF" w:rsidRDefault="00655F81">
            <w:pPr>
              <w:pStyle w:val="TableParagraph"/>
              <w:spacing w:line="275" w:lineRule="exact"/>
              <w:ind w:left="115"/>
              <w:rPr>
                <w:sz w:val="24"/>
              </w:rPr>
            </w:pPr>
            <w:r>
              <w:rPr>
                <w:sz w:val="24"/>
              </w:rPr>
              <w:t>Fortunato</w:t>
            </w:r>
            <w:r>
              <w:rPr>
                <w:spacing w:val="-9"/>
                <w:sz w:val="24"/>
              </w:rPr>
              <w:t xml:space="preserve"> </w:t>
            </w:r>
            <w:r>
              <w:rPr>
                <w:spacing w:val="-2"/>
                <w:sz w:val="24"/>
              </w:rPr>
              <w:t>Rosario</w:t>
            </w:r>
          </w:p>
        </w:tc>
        <w:tc>
          <w:tcPr>
            <w:tcW w:w="1963" w:type="dxa"/>
          </w:tcPr>
          <w:p w14:paraId="678FB4F7" w14:textId="77777777" w:rsidR="004B72CF" w:rsidRDefault="00655F81">
            <w:pPr>
              <w:pStyle w:val="TableParagraph"/>
              <w:spacing w:line="275" w:lineRule="exact"/>
              <w:ind w:left="118"/>
              <w:rPr>
                <w:sz w:val="24"/>
              </w:rPr>
            </w:pPr>
            <w:r>
              <w:rPr>
                <w:spacing w:val="-2"/>
                <w:sz w:val="24"/>
              </w:rPr>
              <w:t>Sindaco</w:t>
            </w:r>
          </w:p>
        </w:tc>
        <w:tc>
          <w:tcPr>
            <w:tcW w:w="1181" w:type="dxa"/>
          </w:tcPr>
          <w:p w14:paraId="0F1E5AD3" w14:textId="7EED16F8" w:rsidR="004B72CF" w:rsidRDefault="003A5FF0" w:rsidP="004B2162">
            <w:pPr>
              <w:pStyle w:val="TableParagraph"/>
              <w:jc w:val="center"/>
              <w:rPr>
                <w:sz w:val="24"/>
              </w:rPr>
            </w:pPr>
            <w:r>
              <w:rPr>
                <w:sz w:val="24"/>
              </w:rPr>
              <w:t>x</w:t>
            </w:r>
          </w:p>
        </w:tc>
        <w:tc>
          <w:tcPr>
            <w:tcW w:w="1843" w:type="dxa"/>
          </w:tcPr>
          <w:p w14:paraId="1A8F0421" w14:textId="5581D5D7" w:rsidR="004B72CF" w:rsidRDefault="004B72CF">
            <w:pPr>
              <w:pStyle w:val="TableParagraph"/>
              <w:spacing w:line="275" w:lineRule="exact"/>
              <w:ind w:left="71"/>
              <w:jc w:val="center"/>
              <w:rPr>
                <w:sz w:val="24"/>
              </w:rPr>
            </w:pPr>
          </w:p>
        </w:tc>
      </w:tr>
      <w:tr w:rsidR="004B72CF" w14:paraId="0AF84F75" w14:textId="77777777">
        <w:trPr>
          <w:trHeight w:val="316"/>
        </w:trPr>
        <w:tc>
          <w:tcPr>
            <w:tcW w:w="569" w:type="dxa"/>
          </w:tcPr>
          <w:p w14:paraId="7FCA27C8" w14:textId="77777777" w:rsidR="004B72CF" w:rsidRDefault="00655F81">
            <w:pPr>
              <w:pStyle w:val="TableParagraph"/>
              <w:spacing w:line="273" w:lineRule="exact"/>
              <w:ind w:left="112"/>
              <w:rPr>
                <w:sz w:val="24"/>
              </w:rPr>
            </w:pPr>
            <w:r>
              <w:rPr>
                <w:spacing w:val="-10"/>
                <w:sz w:val="24"/>
              </w:rPr>
              <w:t>2</w:t>
            </w:r>
          </w:p>
        </w:tc>
        <w:tc>
          <w:tcPr>
            <w:tcW w:w="2256" w:type="dxa"/>
          </w:tcPr>
          <w:p w14:paraId="09651853" w14:textId="076C51F0" w:rsidR="004B72CF" w:rsidRDefault="00374D87">
            <w:pPr>
              <w:pStyle w:val="TableParagraph"/>
              <w:spacing w:line="273" w:lineRule="exact"/>
              <w:ind w:left="112"/>
              <w:rPr>
                <w:sz w:val="24"/>
              </w:rPr>
            </w:pPr>
            <w:r>
              <w:rPr>
                <w:spacing w:val="-2"/>
                <w:sz w:val="24"/>
              </w:rPr>
              <w:t>Iorio Gnisci</w:t>
            </w:r>
          </w:p>
        </w:tc>
        <w:tc>
          <w:tcPr>
            <w:tcW w:w="2400" w:type="dxa"/>
          </w:tcPr>
          <w:p w14:paraId="0662D497" w14:textId="214E9225" w:rsidR="004B72CF" w:rsidRDefault="00374D87">
            <w:pPr>
              <w:pStyle w:val="TableParagraph"/>
              <w:spacing w:line="273" w:lineRule="exact"/>
              <w:ind w:left="115"/>
              <w:rPr>
                <w:sz w:val="24"/>
              </w:rPr>
            </w:pPr>
            <w:r>
              <w:rPr>
                <w:spacing w:val="-2"/>
                <w:sz w:val="24"/>
              </w:rPr>
              <w:t>Vincenzo</w:t>
            </w:r>
          </w:p>
        </w:tc>
        <w:tc>
          <w:tcPr>
            <w:tcW w:w="1963" w:type="dxa"/>
          </w:tcPr>
          <w:p w14:paraId="18824D52" w14:textId="77777777" w:rsidR="004B72CF" w:rsidRDefault="00655F81">
            <w:pPr>
              <w:pStyle w:val="TableParagraph"/>
              <w:spacing w:line="273" w:lineRule="exact"/>
              <w:ind w:left="118"/>
              <w:rPr>
                <w:sz w:val="24"/>
              </w:rPr>
            </w:pPr>
            <w:r>
              <w:rPr>
                <w:spacing w:val="-2"/>
                <w:sz w:val="24"/>
              </w:rPr>
              <w:t>Vicesindaco</w:t>
            </w:r>
          </w:p>
        </w:tc>
        <w:tc>
          <w:tcPr>
            <w:tcW w:w="1181" w:type="dxa"/>
          </w:tcPr>
          <w:p w14:paraId="59DCF98F" w14:textId="1D80CD3E" w:rsidR="004B72CF" w:rsidRDefault="004B2162" w:rsidP="004B2162">
            <w:pPr>
              <w:pStyle w:val="TableParagraph"/>
              <w:spacing w:line="273" w:lineRule="exact"/>
              <w:ind w:left="21" w:right="3"/>
              <w:jc w:val="center"/>
              <w:rPr>
                <w:sz w:val="24"/>
              </w:rPr>
            </w:pPr>
            <w:r>
              <w:rPr>
                <w:sz w:val="24"/>
              </w:rPr>
              <w:t>x</w:t>
            </w:r>
          </w:p>
        </w:tc>
        <w:tc>
          <w:tcPr>
            <w:tcW w:w="1843" w:type="dxa"/>
          </w:tcPr>
          <w:p w14:paraId="0D5EDAB0" w14:textId="77777777" w:rsidR="004B72CF" w:rsidRDefault="004B72CF">
            <w:pPr>
              <w:pStyle w:val="TableParagraph"/>
              <w:rPr>
                <w:sz w:val="24"/>
              </w:rPr>
            </w:pPr>
          </w:p>
        </w:tc>
      </w:tr>
      <w:tr w:rsidR="004B72CF" w14:paraId="3A1BC3F3" w14:textId="77777777">
        <w:trPr>
          <w:trHeight w:val="318"/>
        </w:trPr>
        <w:tc>
          <w:tcPr>
            <w:tcW w:w="569" w:type="dxa"/>
          </w:tcPr>
          <w:p w14:paraId="730CF3D9" w14:textId="77777777" w:rsidR="004B72CF" w:rsidRDefault="00655F81">
            <w:pPr>
              <w:pStyle w:val="TableParagraph"/>
              <w:spacing w:line="273" w:lineRule="exact"/>
              <w:ind w:left="112"/>
              <w:rPr>
                <w:sz w:val="24"/>
              </w:rPr>
            </w:pPr>
            <w:r>
              <w:rPr>
                <w:spacing w:val="-10"/>
                <w:sz w:val="24"/>
              </w:rPr>
              <w:t>3</w:t>
            </w:r>
          </w:p>
        </w:tc>
        <w:tc>
          <w:tcPr>
            <w:tcW w:w="2256" w:type="dxa"/>
          </w:tcPr>
          <w:p w14:paraId="52F3BC73" w14:textId="1FF6AA3A" w:rsidR="004B72CF" w:rsidRDefault="00374D87">
            <w:pPr>
              <w:pStyle w:val="TableParagraph"/>
              <w:spacing w:line="273" w:lineRule="exact"/>
              <w:ind w:left="112"/>
              <w:rPr>
                <w:sz w:val="24"/>
              </w:rPr>
            </w:pPr>
            <w:r>
              <w:rPr>
                <w:sz w:val="24"/>
              </w:rPr>
              <w:t>Caputo</w:t>
            </w:r>
          </w:p>
        </w:tc>
        <w:tc>
          <w:tcPr>
            <w:tcW w:w="2400" w:type="dxa"/>
          </w:tcPr>
          <w:p w14:paraId="6B9161EA" w14:textId="7D32D1F0" w:rsidR="004B72CF" w:rsidRDefault="00374D87">
            <w:pPr>
              <w:pStyle w:val="TableParagraph"/>
              <w:spacing w:line="273" w:lineRule="exact"/>
              <w:ind w:left="115"/>
              <w:rPr>
                <w:sz w:val="24"/>
              </w:rPr>
            </w:pPr>
            <w:r>
              <w:rPr>
                <w:sz w:val="24"/>
              </w:rPr>
              <w:t>Giorgia</w:t>
            </w:r>
          </w:p>
        </w:tc>
        <w:tc>
          <w:tcPr>
            <w:tcW w:w="1963" w:type="dxa"/>
          </w:tcPr>
          <w:p w14:paraId="43663B8E" w14:textId="77777777" w:rsidR="004B72CF" w:rsidRDefault="00655F81">
            <w:pPr>
              <w:pStyle w:val="TableParagraph"/>
              <w:spacing w:line="273" w:lineRule="exact"/>
              <w:ind w:left="118"/>
              <w:rPr>
                <w:sz w:val="24"/>
              </w:rPr>
            </w:pPr>
            <w:r>
              <w:rPr>
                <w:spacing w:val="-2"/>
                <w:sz w:val="24"/>
              </w:rPr>
              <w:t>Assessore</w:t>
            </w:r>
          </w:p>
        </w:tc>
        <w:tc>
          <w:tcPr>
            <w:tcW w:w="1181" w:type="dxa"/>
          </w:tcPr>
          <w:p w14:paraId="44077FA4" w14:textId="19945BB4" w:rsidR="004B72CF" w:rsidRDefault="004B2162" w:rsidP="004B2162">
            <w:pPr>
              <w:pStyle w:val="TableParagraph"/>
              <w:spacing w:line="275" w:lineRule="exact"/>
              <w:ind w:left="21" w:right="8"/>
              <w:jc w:val="center"/>
              <w:rPr>
                <w:sz w:val="24"/>
              </w:rPr>
            </w:pPr>
            <w:r>
              <w:rPr>
                <w:sz w:val="24"/>
              </w:rPr>
              <w:t>x</w:t>
            </w:r>
          </w:p>
        </w:tc>
        <w:tc>
          <w:tcPr>
            <w:tcW w:w="1843" w:type="dxa"/>
          </w:tcPr>
          <w:p w14:paraId="6EB8943C" w14:textId="77777777" w:rsidR="004B72CF" w:rsidRDefault="004B72CF">
            <w:pPr>
              <w:pStyle w:val="TableParagraph"/>
              <w:rPr>
                <w:sz w:val="24"/>
              </w:rPr>
            </w:pPr>
          </w:p>
        </w:tc>
      </w:tr>
    </w:tbl>
    <w:p w14:paraId="56390862" w14:textId="77777777" w:rsidR="004B72CF" w:rsidRDefault="004B72CF">
      <w:pPr>
        <w:pStyle w:val="Corpotesto"/>
        <w:spacing w:before="3"/>
      </w:pPr>
    </w:p>
    <w:p w14:paraId="65037FE6" w14:textId="77777777" w:rsidR="004B72CF" w:rsidRDefault="00655F81">
      <w:pPr>
        <w:pStyle w:val="Corpotesto"/>
        <w:ind w:left="424" w:firstLine="708"/>
      </w:pPr>
      <w:r>
        <w:t>Partecipa alla riunione il Segretario comunale, Dott. Gianpaolo Santopaolo, il quale cura la redazione del presente verbale.</w:t>
      </w:r>
    </w:p>
    <w:p w14:paraId="524E94C3" w14:textId="77777777" w:rsidR="004B72CF" w:rsidRDefault="004B72CF">
      <w:pPr>
        <w:pStyle w:val="Corpotesto"/>
        <w:spacing w:before="46"/>
      </w:pPr>
    </w:p>
    <w:p w14:paraId="2BADE07F" w14:textId="59DFB63D" w:rsidR="004B72CF" w:rsidRDefault="00655F81">
      <w:pPr>
        <w:pStyle w:val="Corpotesto"/>
        <w:ind w:left="424" w:firstLine="708"/>
        <w:rPr>
          <w:sz w:val="22"/>
        </w:rPr>
      </w:pPr>
      <w:r>
        <w:t>Assume</w:t>
      </w:r>
      <w:r>
        <w:rPr>
          <w:spacing w:val="40"/>
        </w:rPr>
        <w:t xml:space="preserve"> </w:t>
      </w:r>
      <w:r>
        <w:t>la</w:t>
      </w:r>
      <w:r>
        <w:rPr>
          <w:spacing w:val="40"/>
        </w:rPr>
        <w:t xml:space="preserve"> </w:t>
      </w:r>
      <w:r>
        <w:t>presidenza</w:t>
      </w:r>
      <w:r>
        <w:rPr>
          <w:spacing w:val="40"/>
        </w:rPr>
        <w:t xml:space="preserve"> </w:t>
      </w:r>
      <w:r>
        <w:t>il</w:t>
      </w:r>
      <w:r>
        <w:rPr>
          <w:spacing w:val="40"/>
        </w:rPr>
        <w:t xml:space="preserve"> </w:t>
      </w:r>
      <w:r>
        <w:t>sindaco</w:t>
      </w:r>
      <w:r>
        <w:rPr>
          <w:spacing w:val="40"/>
        </w:rPr>
        <w:t xml:space="preserve"> </w:t>
      </w:r>
      <w:r>
        <w:t>che,</w:t>
      </w:r>
      <w:r>
        <w:rPr>
          <w:spacing w:val="40"/>
        </w:rPr>
        <w:t xml:space="preserve"> </w:t>
      </w:r>
      <w:r>
        <w:t>verificato</w:t>
      </w:r>
      <w:r>
        <w:rPr>
          <w:spacing w:val="40"/>
        </w:rPr>
        <w:t xml:space="preserve"> </w:t>
      </w:r>
      <w:r>
        <w:t>il</w:t>
      </w:r>
      <w:r>
        <w:rPr>
          <w:spacing w:val="40"/>
        </w:rPr>
        <w:t xml:space="preserve"> </w:t>
      </w:r>
      <w:r>
        <w:t>numero</w:t>
      </w:r>
      <w:r>
        <w:rPr>
          <w:spacing w:val="40"/>
        </w:rPr>
        <w:t xml:space="preserve"> </w:t>
      </w:r>
      <w:r>
        <w:t>legale,</w:t>
      </w:r>
      <w:r>
        <w:rPr>
          <w:spacing w:val="40"/>
        </w:rPr>
        <w:t xml:space="preserve"> </w:t>
      </w:r>
      <w:r>
        <w:t>invita</w:t>
      </w:r>
      <w:r>
        <w:rPr>
          <w:spacing w:val="40"/>
        </w:rPr>
        <w:t xml:space="preserve"> </w:t>
      </w:r>
      <w:r>
        <w:t>i</w:t>
      </w:r>
      <w:r>
        <w:rPr>
          <w:spacing w:val="40"/>
        </w:rPr>
        <w:t xml:space="preserve"> </w:t>
      </w:r>
      <w:r>
        <w:t>presenti</w:t>
      </w:r>
      <w:r>
        <w:rPr>
          <w:spacing w:val="40"/>
        </w:rPr>
        <w:t xml:space="preserve"> </w:t>
      </w:r>
      <w:r>
        <w:t xml:space="preserve">a deliberare la proposta in oggetto, </w:t>
      </w:r>
      <w:r>
        <w:rPr>
          <w:sz w:val="22"/>
        </w:rPr>
        <w:t>come predisposta dagli uffici;</w:t>
      </w:r>
    </w:p>
    <w:p w14:paraId="488A31F1" w14:textId="77777777" w:rsidR="004B72CF" w:rsidRDefault="004B72CF">
      <w:pPr>
        <w:pStyle w:val="Corpotesto"/>
        <w:spacing w:before="122"/>
      </w:pPr>
    </w:p>
    <w:p w14:paraId="78AAC12A" w14:textId="77777777" w:rsidR="004B72CF" w:rsidRDefault="00655F81">
      <w:pPr>
        <w:pStyle w:val="Titolo1"/>
        <w:ind w:right="138"/>
      </w:pPr>
      <w:r>
        <w:t>LA</w:t>
      </w:r>
      <w:r>
        <w:rPr>
          <w:spacing w:val="-1"/>
        </w:rPr>
        <w:t xml:space="preserve"> </w:t>
      </w:r>
      <w:r>
        <w:t xml:space="preserve">GIUNTA </w:t>
      </w:r>
      <w:r>
        <w:rPr>
          <w:spacing w:val="-2"/>
        </w:rPr>
        <w:t>COMUNALE</w:t>
      </w:r>
    </w:p>
    <w:p w14:paraId="49C16790" w14:textId="77777777" w:rsidR="004B72CF" w:rsidRDefault="004B72CF">
      <w:pPr>
        <w:pStyle w:val="Corpotesto"/>
        <w:rPr>
          <w:b/>
        </w:rPr>
      </w:pPr>
    </w:p>
    <w:p w14:paraId="11C0FD86" w14:textId="799509CE" w:rsidR="00783A04" w:rsidRPr="00130FAA" w:rsidRDefault="000E62F1" w:rsidP="00130FAA">
      <w:pPr>
        <w:pStyle w:val="Corpotesto"/>
        <w:spacing w:after="240"/>
        <w:ind w:left="424" w:right="571"/>
        <w:jc w:val="both"/>
        <w:rPr>
          <w:b/>
        </w:rPr>
      </w:pPr>
      <w:r>
        <w:rPr>
          <w:b/>
        </w:rPr>
        <w:t xml:space="preserve">Premesso </w:t>
      </w:r>
      <w:r>
        <w:rPr>
          <w:bCs/>
        </w:rPr>
        <w:t>che</w:t>
      </w:r>
      <w:r>
        <w:rPr>
          <w:b/>
        </w:rPr>
        <w:t xml:space="preserve"> </w:t>
      </w:r>
      <w:r>
        <w:rPr>
          <w:bCs/>
        </w:rPr>
        <w:t xml:space="preserve">con deliberazione del Consiglio Comunale n. 30 del 27.11.2025 è stato dichiarato il dissesto finanziario dell’Ente, ai sensi dell’art. 246 del D.Lgs. 18 agosto 2000, n. 267;</w:t>
      </w:r>
    </w:p>
    <w:p w14:paraId="4D647AA2" w14:textId="77777777" w:rsidR="00130FAA" w:rsidRDefault="00130FAA" w:rsidP="00130FAA">
      <w:pPr>
        <w:pStyle w:val="Corpotesto"/>
        <w:spacing w:line="360" w:lineRule="auto"/>
        <w:ind w:left="480" w:right="571"/>
        <w:jc w:val="both"/>
        <w:rPr>
          <w:bCs/>
        </w:rPr>
      </w:pPr>
      <w:r>
        <w:rPr>
          <w:b/>
        </w:rPr>
        <w:t>Dato atto</w:t>
      </w:r>
      <w:r>
        <w:rPr>
          <w:bCs/>
        </w:rPr>
        <w:t xml:space="preserve"> che con deliberazione del Consiglio comunale n. 10 del 5 giugno 2026 è stato approvato il Documento Unico di Programmazione (DUP) 2026/2028; </w:t>
      </w:r>
    </w:p>
    <w:p w14:paraId="0F4FEC1F" w14:textId="77777777" w:rsidR="00130FAA" w:rsidRDefault="00130FAA" w:rsidP="0008722C">
      <w:pPr>
        <w:pStyle w:val="Corpotesto"/>
        <w:spacing w:before="240" w:line="360" w:lineRule="auto"/>
        <w:ind w:left="424" w:right="571"/>
        <w:jc w:val="both"/>
        <w:rPr>
          <w:bCs/>
        </w:rPr>
      </w:pPr>
      <w:r>
        <w:rPr>
          <w:b/>
        </w:rPr>
        <w:t>Dato atto, altresì</w:t>
      </w:r>
      <w:r>
        <w:rPr>
          <w:bCs/>
        </w:rPr>
        <w:t xml:space="preserve">, che con deliberazione del Consiglio comunale n. 11 del 5 giugno 2026 è stata adottata, ai sensi dell’art. 259 del D.Lgs. n. 267/2000, l’ipotesi di bilancio di previsione stabilmente riequilibrato 2026/2030, attualmente in corso di approvazione da parte del Ministero dell’Interno;</w:t>
      </w:r>
    </w:p>
    <w:p>
      <w:pPr>
        <w:pStyle w:val="Corpotesto"/>
        <w:spacing w:before="240" w:line="360" w:lineRule="auto"/>
        <w:ind w:left="424" w:right="571"/>
        <w:jc w:val="both"/>
        <w:rPr>
          <w:ins w:id="9002" w:author="Revisione" w:date="2026-10-29T09:00:00Z"/>
          <w:bCs/>
        </w:rPr>
      </w:pPr>
      <w:commentRangeStart w:id="1"/>
      <w:ins w:id="9003" w:author="Revisione" w:date="2026-10-29T09:00:00Z">
        <w:r>
          <w:rPr>
            <w:b/>
          </w:rPr>
          <w:t xml:space="preserve">Dato atto</w:t>
        </w:r>
        <w:r>
          <w:t xml:space="preserve"> che con decreto del Presidente della Repubblica del </w:t>
        </w:r>
        <w:r>
          <w:rPr>
            <w:highlight w:val="yellow"/>
          </w:rPr>
          <w:t xml:space="preserve">__/__/____</w:t>
        </w:r>
        <w:r>
          <w:t xml:space="preserve"> è stato nominato, ai sensi dell’art. 252 del D.Lgs. n. 267/2000, l’Organo straordinario di liquidazione, competente per i fatti e gli atti di gestione verificatisi entro il 31 dicembre 2025, e che, ai sensi dell’art. 255, comma 10, del medesimo decreto, non compete all’Organo straordinario di liquidazione l’amministrazione delle anticipazioni di tesoreria di cui all’art. 222, che restano pertanto nella gestione ordinaria dell’Ente, separata da quella liquidatoria;</w:t>
        </w:r>
      </w:ins>
      <w:commentRangeEnd w:id="1"/>
      <w:r>
        <w:rPr>
          <w:rStyle w:val="CommentReference"/>
        </w:rPr>
        <w:commentReference w:id="1"/>
      </w:r>
    </w:p>
    <w:p w14:paraId="5FA80C62" w14:textId="392303A7" w:rsidR="0008722C" w:rsidRDefault="0008722C" w:rsidP="0008722C">
      <w:pPr>
        <w:pStyle w:val="Corpotesto"/>
        <w:spacing w:before="240" w:line="360" w:lineRule="auto"/>
        <w:ind w:left="424" w:right="571"/>
        <w:jc w:val="both"/>
        <w:rPr>
          <w:b/>
        </w:rPr>
      </w:pPr>
      <w:r>
        <w:rPr>
          <w:b/>
        </w:rPr>
        <w:t xml:space="preserve">Considerato </w:t>
      </w:r>
      <w:r>
        <w:rPr>
          <w:bCs/>
        </w:rPr>
        <w:t xml:space="preserve">che nel corso della gestione finanziaria possono verificarsi temporanee carenze di liquidità, dovute all’irregolare andamento dei flussi finanziari, tali da rendere necessario il ricorso all’anticipazione di tesoreria, al fine di assicurare la regolarità dei pagamenti e contenere gli eventuali oneri derivanti da ritardi nei </w:t>
      </w:r>
      <w:del w:id="9004" w:author="Revisione" w:date="2026-10-29T09:00:00Z">
        <w:r>
          <w:rPr>
            <w:bCs/>
          </w:rPr>
          <w:delText xml:space="preserve">pagamenti stessi;</w:delText>
        </w:r>
      </w:del>
      <w:ins w:id="9005" w:author="Revisione" w:date="2026-10-29T09:00:00Z">
        <w:r>
          <w:rPr>
            <w:bCs/>
          </w:rPr>
          <w:t xml:space="preserve">pagamenti stessi, nonché il rispetto dei termini di pagamento delle transazioni commerciali di cui al D.Lgs. 9 ottobre 2002, n. 231;</w:t>
        </w:r>
      </w:ins>
    </w:p>
    <w:p w14:paraId="16DAB573" w14:textId="77777777" w:rsidR="006B211C" w:rsidRPr="006B211C" w:rsidRDefault="006B211C" w:rsidP="006B211C">
      <w:pPr>
        <w:pStyle w:val="Corpotesto"/>
        <w:spacing w:before="231" w:line="360" w:lineRule="auto"/>
        <w:ind w:left="424" w:right="569"/>
        <w:jc w:val="both"/>
        <w:rPr>
          <w:bCs/>
        </w:rPr>
      </w:pPr>
      <w:r>
        <w:rPr>
          <w:b/>
        </w:rPr>
        <w:t xml:space="preserve">Richiamato </w:t>
      </w:r>
      <w:r>
        <w:rPr>
          <w:bCs/>
        </w:rPr>
        <w:t xml:space="preserve">l’art. 222 del D.Lgs. 18 agosto 2000, n. 267, il quale prevede che il tesoriere, su richiesta dell’Ente e previa deliberazione della Giunta comunale, </w:t>
      </w:r>
      <w:del w:id="9006" w:author="Revisione" w:date="2026-10-29T09:00:00Z">
        <w:r>
          <w:rPr>
            <w:bCs/>
          </w:rPr>
          <w:delText xml:space="preserve">conceda anticipazioni di tesoreria entro i limiti stabiliti dalla normativa vigente;</w:delText>
        </w:r>
      </w:del>
      <w:ins w:id="9007" w:author="Revisione" w:date="2026-10-29T09:00:00Z">
        <w:r>
          <w:rPr>
            <w:bCs/>
          </w:rPr>
          <w:t xml:space="preserve">conceda anticipazioni di tesoreria entro il limite massimo dei tre dodicesimi delle entrate accertate nel penultimo anno precedente, afferenti ai primi tre titoli di entrata del bilancio, e che gli interessi decorrano dall’effettivo utilizzo delle somme, con le modalità previste dalla convenzione di tesoreria di cui all’art. 210 del medesimo decreto;</w:t>
        </w:r>
      </w:ins>
    </w:p>
    <w:p w14:paraId="25224576" w14:textId="77777777" w:rsidR="006B211C" w:rsidRDefault="006B211C" w:rsidP="006B211C">
      <w:pPr>
        <w:pStyle w:val="Corpotesto"/>
        <w:spacing w:before="231" w:line="360" w:lineRule="auto"/>
        <w:ind w:left="424" w:right="569"/>
        <w:jc w:val="both"/>
        <w:rPr>
          <w:bCs/>
        </w:rPr>
      </w:pPr>
      <w:r>
        <w:rPr>
          <w:b/>
        </w:rPr>
        <w:t>Richiamato</w:t>
      </w:r>
      <w:r>
        <w:rPr>
          <w:bCs/>
        </w:rPr>
        <w:t xml:space="preserve">, altresì, l’art. 1, comma 555, della Legge 27 dicembre 2019, n. 160, </w:t>
      </w:r>
      <w:del w:id="9008" w:author="Revisione" w:date="2026-10-29T09:00:00Z">
        <w:r>
          <w:rPr>
            <w:bCs/>
          </w:rPr>
          <w:delText xml:space="preserve">come modificato dall’art. 1, comma 672</w:delText>
        </w:r>
      </w:del>
      <w:ins w:id="9009" w:author="Revisione" w:date="2026-10-29T09:00:00Z">
        <w:r>
          <w:rPr>
            <w:bCs/>
          </w:rPr>
          <w:t xml:space="preserve">come modificato, da ultimo, dall’art. 1, comma 672</w:t>
        </w:r>
      </w:ins>
      <w:r>
        <w:rPr>
          <w:bCs/>
        </w:rPr>
        <w:t xml:space="preserve">, della Legge 30 dicembre 2025, n. 199, che consente agli enti locali, per il periodo 2020-2028, di richiedere anticipazioni di tesoreria entro il limite massimo dei cinque dodicesimi delle entrate accertate nel penultimo esercizio precedente, afferenti ai primi tre titoli delle entrate del bilancio;</w:t>
      </w:r>
    </w:p>
    <w:p>
      <w:pPr>
        <w:pStyle w:val="Corpotesto"/>
        <w:spacing w:before="231" w:line="360" w:lineRule="auto"/>
        <w:ind w:left="424" w:right="569"/>
        <w:jc w:val="both"/>
        <w:rPr>
          <w:ins w:id="9010" w:author="Revisione" w:date="2026-10-29T09:00:00Z"/>
          <w:bCs/>
        </w:rPr>
      </w:pPr>
      <w:commentRangeStart w:id="2"/>
      <w:ins w:id="9011" w:author="Revisione" w:date="2026-10-29T09:00:00Z">
        <w:r>
          <w:rPr>
            <w:b/>
          </w:rPr>
          <w:t xml:space="preserve">Dato atto</w:t>
        </w:r>
        <w:r>
          <w:t xml:space="preserve"> che l’elevazione del limite a cinque dodicesimi disposta dal citato comma 555 opera per la generalità degli enti locali, ivi compresi quelli in stato di dissesto finanziario, e non è cumulabile con l’analoga elevazione prevista dall’art. 222, comma 2-bis, del D.Lgs. n. 267/2000 per gli enti dissestati che versino in condizione di grave indisponibilità di cassa;</w:t>
        </w:r>
      </w:ins>
      <w:commentRangeEnd w:id="2"/>
      <w:r>
        <w:rPr>
          <w:rStyle w:val="CommentReference"/>
        </w:rPr>
        <w:commentReference w:id="2"/>
      </w:r>
    </w:p>
    <w:p>
      <w:pPr>
        <w:pStyle w:val="Corpotesto"/>
        <w:spacing w:before="231" w:line="360" w:lineRule="auto"/>
        <w:ind w:left="424" w:right="569"/>
        <w:jc w:val="both"/>
        <w:rPr>
          <w:ins w:id="9012" w:author="Revisione" w:date="2026-10-29T09:00:00Z"/>
          <w:bCs/>
        </w:rPr>
      </w:pPr>
      <w:commentRangeStart w:id="3"/>
      <w:ins w:id="9013" w:author="Revisione" w:date="2026-10-29T09:00:00Z">
        <w:r>
          <w:rPr>
            <w:b/>
          </w:rPr>
          <w:t xml:space="preserve">Considerato</w:t>
        </w:r>
        <w:r>
          <w:t xml:space="preserve"> che l’anticipazione di tesoreria, in quanto operazione destinata a fronteggiare momentanee carenze di liquidità e da restituire entro l’esercizio, non costituisce indebitamento ai sensi dell’art. 3, comma 17, della Legge 24 dicembre 2003, n. 350, e non ricade pertanto nel divieto di contrarre nuovi mutui di cui all’art. 249 del D.Lgs. n. 267/2000;</w:t>
        </w:r>
      </w:ins>
      <w:commentRangeEnd w:id="3"/>
      <w:r>
        <w:rPr>
          <w:rStyle w:val="CommentReference"/>
        </w:rPr>
        <w:commentReference w:id="3"/>
      </w:r>
    </w:p>
    <w:p>
      <w:pPr>
        <w:pStyle w:val="Corpotesto"/>
        <w:spacing w:before="231" w:line="360" w:lineRule="auto"/>
        <w:ind w:left="424" w:right="569"/>
        <w:jc w:val="both"/>
        <w:rPr>
          <w:ins w:id="9014" w:author="Revisione" w:date="2026-10-29T09:00:00Z"/>
          <w:bCs/>
        </w:rPr>
      </w:pPr>
      <w:commentRangeStart w:id="4"/>
      <w:ins w:id="9015" w:author="Revisione" w:date="2026-10-29T09:00:00Z">
        <w:r>
          <w:rPr>
            <w:b/>
          </w:rPr>
          <w:t xml:space="preserve">Richiamato</w:t>
        </w:r>
        <w:r>
          <w:t xml:space="preserve">, inoltre, l’art. 195, comma 1, del D.Lgs. n. 267/2000, che esclude gli enti in stato di dissesto finanziario, sino all’emanazione del decreto di approvazione dell’ipotesi di bilancio stabilmente riequilibrato di cui all’art. 261, comma 3, dalla facoltà di utilizzare in termini di cassa le entrate aventi specifica destinazione per il pagamento di spese correnti;</w:t>
        </w:r>
      </w:ins>
      <w:commentRangeEnd w:id="4"/>
      <w:r>
        <w:rPr>
          <w:rStyle w:val="CommentReference"/>
        </w:rPr>
        <w:commentReference w:id="4"/>
      </w:r>
    </w:p>
    <w:p w14:paraId="1540F24E" w14:textId="04EAB0EE" w:rsidR="008F51F1" w:rsidRDefault="0093268A" w:rsidP="006B211C">
      <w:pPr>
        <w:pStyle w:val="Corpotesto"/>
        <w:spacing w:before="231" w:line="360" w:lineRule="auto"/>
        <w:ind w:left="424" w:right="569"/>
        <w:jc w:val="both"/>
      </w:pPr>
      <w:del w:id="9016" w:author="Revisione" w:date="2026-10-29T09:00:00Z">
        <w:r>
          <w:rPr>
            <w:b/>
          </w:rPr>
          <w:delText xml:space="preserve">Visto </w:delText>
        </w:r>
      </w:del>
      <w:del w:id="9017" w:author="Revisione" w:date="2026-10-29T09:00:00Z">
        <w:r>
          <w:rPr>
            <w:bCs/>
          </w:rPr>
          <w:delText>il</w:delText>
        </w:r>
      </w:del>
      <w:del w:id="9018" w:author="Revisione" w:date="2026-10-29T09:00:00Z">
        <w:r>
          <w:rPr>
            <w:b/>
          </w:rPr>
          <w:delText xml:space="preserve"> </w:delText>
        </w:r>
      </w:del>
      <w:del w:id="9019" w:author="Revisione" w:date="2026-10-29T09:00:00Z">
        <w:r>
          <w:delText xml:space="preserve">prospetto riepilogativo delle entrate accertate nell’anno 2025 (penultimo esercizio precedente) ed afferenti i primi tre titoli dell’entrata del bilancio, redatto in conformità all’art. 222 del D. Lgs. n.267/2000;</w:delText>
        </w:r>
      </w:del>
      <w:ins w:id="9020" w:author="Revisione" w:date="2026-10-29T09:00:00Z">
        <w:r>
          <w:rPr>
            <w:b/>
          </w:rPr>
          <w:t xml:space="preserve">Vista</w:t>
        </w:r>
        <w:r>
          <w:t xml:space="preserve"> l’attestazione del Responsabile del Settore finanziario, allegata alla presente deliberazione quale parte integrante e sostanziale (Allegato A), relativa alle entrate accertate nell’esercizio 2025 – penultimo esercizio precedente quello di riferimento – afferenti ai primi tre titoli dell’entrata del bilancio, redatta sulla base del conto del bilancio 2025, riepilogo generale delle entrate (Allegato 10 al D.Lgs. n. 118/2011);</w:t>
        </w:r>
      </w:ins>
    </w:p>
    <w:p w14:paraId="3A925B33" w14:textId="508E3AD0" w:rsidR="00F5492D" w:rsidRDefault="00F5492D" w:rsidP="006B211C">
      <w:pPr>
        <w:pStyle w:val="Corpotesto"/>
        <w:spacing w:before="231" w:line="360" w:lineRule="auto"/>
        <w:ind w:left="424" w:right="569"/>
        <w:jc w:val="both"/>
        <w:rPr>
          <w:bCs/>
        </w:rPr>
      </w:pPr>
      <w:commentRangeStart w:id="5"/>
      <w:del w:id="9021" w:author="Revisione" w:date="2026-10-29T09:00:00Z">
        <w:r>
          <w:rPr>
            <w:b/>
            <w:highlight w:val="yellow"/>
          </w:rPr>
          <w:delText xml:space="preserve">Dato atto </w:delText>
        </w:r>
      </w:del>
      <w:del w:id="9022" w:author="Revisione" w:date="2026-10-29T09:00:00Z">
        <w:r>
          <w:rPr>
            <w:bCs/>
            <w:highlight w:val="yellow"/>
          </w:rPr>
          <w:delText>che, ai fini della determinazione del limite massimo dell’anticipazione di tesoreria per l’esercizio finanziario 2027, sono state considerate le entrate accertate nell’esercizio 2025, afferenti ai primi tre titoli delle entrate del bilancio, come risultanti dalle scritture contabili dell’Ente aggiornate alla data di redazione della presente proposta,</w:delText>
        </w:r>
      </w:del>
      <w:del w:id="9023" w:author="Revisione" w:date="2026-10-29T09:00:00Z">
        <w:r>
          <w:rPr>
            <w:highlight w:val="yellow"/>
          </w:rPr>
          <w:delText xml:space="preserve"> </w:delText>
        </w:r>
      </w:del>
      <w:del w:id="9024" w:author="Revisione" w:date="2026-10-29T09:00:00Z">
        <w:r>
          <w:rPr>
            <w:bCs/>
            <w:highlight w:val="yellow"/>
          </w:rPr>
          <w:delText xml:space="preserve">nelle more dell’approvazione del rendiconto della gestione relativo all’esercizio finanziario 2025, per un ammontare complessivo pari a € 2.489.446,07;</w:delText>
        </w:r>
      </w:del>
      <w:ins w:id="9025" w:author="Revisione" w:date="2026-10-29T09:00:00Z">
        <w:r>
          <w:rPr>
            <w:b/>
          </w:rPr>
          <w:t xml:space="preserve">Dato atto</w:t>
        </w:r>
        <w:r>
          <w:t xml:space="preserve"> che, ai fini della determinazione del limite massimo dell’anticipazione di tesoreria per l’esercizio finanziario 2027, sono stati considerati gli accertamenti di competenza dell’esercizio 2025 dei Titoli 1, 2 e 3 dell’entrata, </w:t>
        </w:r>
        <w:r>
          <w:rPr>
            <w:highlight w:val="yellow"/>
          </w:rPr>
          <w:t xml:space="preserve">ALTERNATIVA A: come risultanti dal rendiconto della gestione 2025, approvato con deliberazione del Consiglio comunale n. __ del __/__/2026</w:t>
        </w:r>
        <w:r>
          <w:t xml:space="preserve"> </w:t>
        </w:r>
        <w:r>
          <w:rPr>
            <w:highlight w:val="yellow"/>
          </w:rPr>
          <w:t xml:space="preserve">ALTERNATIVA B: come risultanti dalle scritture contabili dell’Ente e dallo schema di rendiconto 2025 approvato con deliberazione della Giunta comunale n. __ del __/__/2026, nelle more dell’approvazione consiliare del rendiconto della gestione 2025</w:t>
        </w:r>
        <w:r>
          <w:t xml:space="preserve">, per un ammontare complessivo pari a € 2.489.446,07, di cui € 1.626.372,13 al Titolo 1, € 394.676,20 al Titolo 2 ed € 468.397,74 al Titolo 3;</w:t>
        </w:r>
      </w:ins>
      <w:commentRangeEnd w:id="5"/>
      <w:r>
        <w:rPr>
          <w:rStyle w:val="CommentReference"/>
        </w:rPr>
        <w:commentReference w:id="5"/>
      </w:r>
    </w:p>
    <w:p w14:paraId="5FEB0486" w14:textId="2A5AEADE" w:rsidR="00531E45" w:rsidRPr="00531E45" w:rsidRDefault="00531E45" w:rsidP="006B211C">
      <w:pPr>
        <w:pStyle w:val="Corpotesto"/>
        <w:spacing w:before="231" w:line="360" w:lineRule="auto"/>
        <w:ind w:left="424" w:right="569"/>
        <w:jc w:val="both"/>
        <w:rPr>
          <w:bCs/>
        </w:rPr>
      </w:pPr>
      <w:commentRangeStart w:id="6"/>
      <w:r>
        <w:rPr>
          <w:b/>
        </w:rPr>
        <w:t xml:space="preserve">Dato atto</w:t>
      </w:r>
      <w:r>
        <w:rPr>
          <w:bCs/>
        </w:rPr>
        <w:t xml:space="preserve"> che il limite massimo dell’anticipazione di tesoreria, determinato nella misura dei cinque dodicesimi delle suddette entrate, </w:t>
      </w:r>
      <w:del w:id="9026" w:author="Revisione" w:date="2026-10-29T09:00:00Z">
        <w:r>
          <w:rPr>
            <w:bCs/>
          </w:rPr>
          <w:delText xml:space="preserve">ammonta a € 1.037.269,20;</w:delText>
        </w:r>
      </w:del>
      <w:ins w:id="9027" w:author="Revisione" w:date="2026-10-29T09:00:00Z">
        <w:r>
          <w:rPr>
            <w:bCs/>
          </w:rPr>
          <w:t xml:space="preserve">ammonta a € 1.037.269,20, a fronte di € 622.361,52 corrispondenti al limite ordinario dei tre dodicesimi;</w:t>
        </w:r>
      </w:ins>
      <w:commentRangeEnd w:id="6"/>
      <w:r>
        <w:rPr>
          <w:rStyle w:val="CommentReference"/>
        </w:rPr>
        <w:commentReference w:id="6"/>
      </w:r>
    </w:p>
    <w:p w14:paraId="5F84D79A" w14:textId="75CD1377" w:rsidR="004B72CF" w:rsidRDefault="0093268A" w:rsidP="0008722C">
      <w:pPr>
        <w:pStyle w:val="Titolo1"/>
        <w:spacing w:before="241" w:line="360" w:lineRule="auto"/>
        <w:ind w:left="424"/>
        <w:jc w:val="both"/>
        <w:rPr>
          <w:b w:val="0"/>
        </w:rPr>
      </w:pPr>
      <w:r>
        <w:t>Dato</w:t>
      </w:r>
      <w:r>
        <w:rPr>
          <w:spacing w:val="-3"/>
        </w:rPr>
        <w:t xml:space="preserve"> </w:t>
      </w:r>
      <w:r>
        <w:t xml:space="preserve">atto </w:t>
      </w:r>
      <w:r>
        <w:rPr>
          <w:spacing w:val="-4"/>
        </w:rPr>
        <w:t>che</w:t>
      </w:r>
      <w:r>
        <w:rPr>
          <w:b w:val="0"/>
          <w:spacing w:val="-4"/>
        </w:rPr>
        <w:t>:</w:t>
      </w:r>
    </w:p>
    <w:p w14:paraId="0650238A" w14:textId="77777777" w:rsidR="004B72CF" w:rsidRDefault="00655F81">
      <w:pPr>
        <w:pStyle w:val="Paragrafoelenco"/>
        <w:numPr>
          <w:ilvl w:val="0"/>
          <w:numId w:val="3"/>
        </w:numPr>
        <w:tabs>
          <w:tab w:val="left" w:pos="1128"/>
        </w:tabs>
        <w:spacing w:before="141" w:line="340" w:lineRule="auto"/>
        <w:ind w:right="787"/>
        <w:jc w:val="left"/>
        <w:rPr>
          <w:sz w:val="24"/>
        </w:rPr>
      </w:pPr>
      <w:r>
        <w:rPr>
          <w:sz w:val="24"/>
        </w:rPr>
        <w:t>l’anticipazione</w:t>
      </w:r>
      <w:r>
        <w:rPr>
          <w:spacing w:val="80"/>
          <w:sz w:val="24"/>
        </w:rPr>
        <w:t xml:space="preserve"> </w:t>
      </w:r>
      <w:r>
        <w:rPr>
          <w:sz w:val="24"/>
        </w:rPr>
        <w:t>verrà</w:t>
      </w:r>
      <w:r>
        <w:rPr>
          <w:spacing w:val="79"/>
          <w:sz w:val="24"/>
        </w:rPr>
        <w:t xml:space="preserve"> </w:t>
      </w:r>
      <w:r>
        <w:rPr>
          <w:sz w:val="24"/>
        </w:rPr>
        <w:t>gestita</w:t>
      </w:r>
      <w:r>
        <w:rPr>
          <w:spacing w:val="77"/>
          <w:sz w:val="24"/>
        </w:rPr>
        <w:t xml:space="preserve"> </w:t>
      </w:r>
      <w:r>
        <w:rPr>
          <w:sz w:val="24"/>
        </w:rPr>
        <w:t>su</w:t>
      </w:r>
      <w:r>
        <w:rPr>
          <w:spacing w:val="77"/>
          <w:sz w:val="24"/>
        </w:rPr>
        <w:t xml:space="preserve"> </w:t>
      </w:r>
      <w:r>
        <w:rPr>
          <w:sz w:val="24"/>
        </w:rPr>
        <w:t>un</w:t>
      </w:r>
      <w:r>
        <w:rPr>
          <w:spacing w:val="77"/>
          <w:sz w:val="24"/>
        </w:rPr>
        <w:t xml:space="preserve"> </w:t>
      </w:r>
      <w:r>
        <w:rPr>
          <w:sz w:val="24"/>
        </w:rPr>
        <w:t>apposito</w:t>
      </w:r>
      <w:r>
        <w:rPr>
          <w:spacing w:val="78"/>
          <w:sz w:val="24"/>
        </w:rPr>
        <w:t xml:space="preserve"> </w:t>
      </w:r>
      <w:r>
        <w:rPr>
          <w:sz w:val="24"/>
        </w:rPr>
        <w:t>conto</w:t>
      </w:r>
      <w:r>
        <w:rPr>
          <w:spacing w:val="78"/>
          <w:sz w:val="24"/>
        </w:rPr>
        <w:t xml:space="preserve"> </w:t>
      </w:r>
      <w:r>
        <w:rPr>
          <w:sz w:val="24"/>
        </w:rPr>
        <w:t>sul</w:t>
      </w:r>
      <w:r>
        <w:rPr>
          <w:spacing w:val="77"/>
          <w:sz w:val="24"/>
        </w:rPr>
        <w:t xml:space="preserve"> </w:t>
      </w:r>
      <w:r>
        <w:rPr>
          <w:sz w:val="24"/>
        </w:rPr>
        <w:t>quale</w:t>
      </w:r>
      <w:r>
        <w:rPr>
          <w:spacing w:val="77"/>
          <w:sz w:val="24"/>
        </w:rPr>
        <w:t xml:space="preserve"> </w:t>
      </w:r>
      <w:r>
        <w:rPr>
          <w:sz w:val="24"/>
        </w:rPr>
        <w:t>il</w:t>
      </w:r>
      <w:r>
        <w:rPr>
          <w:spacing w:val="77"/>
          <w:sz w:val="24"/>
        </w:rPr>
        <w:t xml:space="preserve"> </w:t>
      </w:r>
      <w:r>
        <w:rPr>
          <w:sz w:val="24"/>
        </w:rPr>
        <w:t>Tesoriere</w:t>
      </w:r>
      <w:r>
        <w:rPr>
          <w:spacing w:val="75"/>
          <w:sz w:val="24"/>
        </w:rPr>
        <w:t xml:space="preserve"> </w:t>
      </w:r>
      <w:r>
        <w:rPr>
          <w:sz w:val="24"/>
        </w:rPr>
        <w:t>metterà</w:t>
      </w:r>
      <w:r>
        <w:rPr>
          <w:spacing w:val="78"/>
          <w:sz w:val="24"/>
        </w:rPr>
        <w:t xml:space="preserve"> </w:t>
      </w:r>
      <w:r>
        <w:rPr>
          <w:sz w:val="24"/>
        </w:rPr>
        <w:t>a disposizione dell’ente l’ammontare dell’anticipazione concordata a norma di legge;</w:t>
      </w:r>
    </w:p>
    <w:p w14:paraId="4B700A86" w14:textId="77777777" w:rsidR="004B72CF" w:rsidRDefault="00655F81">
      <w:pPr>
        <w:pStyle w:val="Paragrafoelenco"/>
        <w:numPr>
          <w:ilvl w:val="0"/>
          <w:numId w:val="3"/>
        </w:numPr>
        <w:tabs>
          <w:tab w:val="left" w:pos="1128"/>
        </w:tabs>
        <w:spacing w:before="26" w:line="338" w:lineRule="auto"/>
        <w:ind w:right="628"/>
        <w:jc w:val="left"/>
        <w:rPr>
          <w:sz w:val="24"/>
        </w:rPr>
      </w:pPr>
      <w:commentRangeStart w:id="7"/>
      <w:del w:id="9028" w:author="Revisione" w:date="2026-10-29T09:00:00Z">
        <w:r>
          <w:rPr>
            <w:sz w:val="24"/>
          </w:rPr>
          <w:delText>il</w:delText>
        </w:r>
      </w:del>
      <w:del w:id="9029" w:author="Revisione" w:date="2026-10-29T09:00:00Z">
        <w:r>
          <w:rPr>
            <w:spacing w:val="-2"/>
            <w:sz w:val="24"/>
          </w:rPr>
          <w:delText xml:space="preserve"> </w:delText>
        </w:r>
      </w:del>
      <w:del w:id="9030" w:author="Revisione" w:date="2026-10-29T09:00:00Z">
        <w:r>
          <w:rPr>
            <w:sz w:val="24"/>
          </w:rPr>
          <w:delText>tasso</w:delText>
        </w:r>
      </w:del>
      <w:del w:id="9031" w:author="Revisione" w:date="2026-10-29T09:00:00Z">
        <w:r>
          <w:rPr>
            <w:spacing w:val="-2"/>
            <w:sz w:val="24"/>
          </w:rPr>
          <w:delText xml:space="preserve"> </w:delText>
        </w:r>
      </w:del>
      <w:del w:id="9032" w:author="Revisione" w:date="2026-10-29T09:00:00Z">
        <w:r>
          <w:rPr>
            <w:sz w:val="24"/>
          </w:rPr>
          <w:delText>di</w:delText>
        </w:r>
      </w:del>
      <w:del w:id="9033" w:author="Revisione" w:date="2026-10-29T09:00:00Z">
        <w:r>
          <w:rPr>
            <w:spacing w:val="-4"/>
            <w:sz w:val="24"/>
          </w:rPr>
          <w:delText xml:space="preserve"> </w:delText>
        </w:r>
      </w:del>
      <w:del w:id="9034" w:author="Revisione" w:date="2026-10-29T09:00:00Z">
        <w:r>
          <w:rPr>
            <w:sz w:val="24"/>
          </w:rPr>
          <w:delText>interesse</w:delText>
        </w:r>
      </w:del>
      <w:del w:id="9035" w:author="Revisione" w:date="2026-10-29T09:00:00Z">
        <w:r>
          <w:rPr>
            <w:spacing w:val="-4"/>
            <w:sz w:val="24"/>
          </w:rPr>
          <w:delText xml:space="preserve"> </w:delText>
        </w:r>
      </w:del>
      <w:del w:id="9036" w:author="Revisione" w:date="2026-10-29T09:00:00Z">
        <w:r>
          <w:rPr>
            <w:sz w:val="24"/>
          </w:rPr>
          <w:delText>applicato</w:delText>
        </w:r>
      </w:del>
      <w:del w:id="9037" w:author="Revisione" w:date="2026-10-29T09:00:00Z">
        <w:r>
          <w:rPr>
            <w:spacing w:val="-2"/>
            <w:sz w:val="24"/>
          </w:rPr>
          <w:delText xml:space="preserve"> </w:delText>
        </w:r>
      </w:del>
      <w:del w:id="9038" w:author="Revisione" w:date="2026-10-29T09:00:00Z">
        <w:r>
          <w:rPr>
            <w:sz w:val="24"/>
          </w:rPr>
          <w:delText>all’anticipazione</w:delText>
        </w:r>
      </w:del>
      <w:del w:id="9039" w:author="Revisione" w:date="2026-10-29T09:00:00Z">
        <w:r>
          <w:rPr>
            <w:spacing w:val="-5"/>
            <w:sz w:val="24"/>
          </w:rPr>
          <w:delText xml:space="preserve"> </w:delText>
        </w:r>
      </w:del>
      <w:del w:id="9040" w:author="Revisione" w:date="2026-10-29T09:00:00Z">
        <w:r>
          <w:rPr>
            <w:sz w:val="24"/>
          </w:rPr>
          <w:delText>di</w:delText>
        </w:r>
      </w:del>
      <w:del w:id="9041" w:author="Revisione" w:date="2026-10-29T09:00:00Z">
        <w:r>
          <w:rPr>
            <w:spacing w:val="-2"/>
            <w:sz w:val="24"/>
          </w:rPr>
          <w:delText xml:space="preserve"> </w:delText>
        </w:r>
      </w:del>
      <w:del w:id="9042" w:author="Revisione" w:date="2026-10-29T09:00:00Z">
        <w:r>
          <w:rPr>
            <w:sz w:val="24"/>
          </w:rPr>
          <w:delText>tesoreria</w:delText>
        </w:r>
      </w:del>
      <w:del w:id="9043" w:author="Revisione" w:date="2026-10-29T09:00:00Z">
        <w:r>
          <w:rPr>
            <w:spacing w:val="-2"/>
            <w:sz w:val="24"/>
          </w:rPr>
          <w:delText xml:space="preserve"> </w:delText>
        </w:r>
      </w:del>
      <w:del w:id="9044" w:author="Revisione" w:date="2026-10-29T09:00:00Z">
        <w:r>
          <w:rPr>
            <w:sz w:val="24"/>
          </w:rPr>
          <w:delText>è</w:delText>
        </w:r>
      </w:del>
      <w:del w:id="9045" w:author="Revisione" w:date="2026-10-29T09:00:00Z">
        <w:r>
          <w:rPr>
            <w:spacing w:val="-5"/>
            <w:sz w:val="24"/>
          </w:rPr>
          <w:delText xml:space="preserve"> </w:delText>
        </w:r>
      </w:del>
      <w:del w:id="9046" w:author="Revisione" w:date="2026-10-29T09:00:00Z">
        <w:r>
          <w:rPr>
            <w:sz w:val="24"/>
          </w:rPr>
          <w:delText>quello</w:delText>
        </w:r>
      </w:del>
      <w:del w:id="9047" w:author="Revisione" w:date="2026-10-29T09:00:00Z">
        <w:r>
          <w:rPr>
            <w:spacing w:val="-2"/>
            <w:sz w:val="24"/>
          </w:rPr>
          <w:delText xml:space="preserve"> </w:delText>
        </w:r>
      </w:del>
      <w:del w:id="9048" w:author="Revisione" w:date="2026-10-29T09:00:00Z">
        <w:r>
          <w:rPr>
            <w:sz w:val="24"/>
          </w:rPr>
          <w:delText>stabilito</w:delText>
        </w:r>
      </w:del>
      <w:del w:id="9049" w:author="Revisione" w:date="2026-10-29T09:00:00Z">
        <w:r>
          <w:rPr>
            <w:spacing w:val="-2"/>
            <w:sz w:val="24"/>
          </w:rPr>
          <w:delText xml:space="preserve"> </w:delText>
        </w:r>
      </w:del>
      <w:del w:id="9050" w:author="Revisione" w:date="2026-10-29T09:00:00Z">
        <w:r>
          <w:rPr>
            <w:sz w:val="24"/>
          </w:rPr>
          <w:delText>in</w:delText>
        </w:r>
      </w:del>
      <w:del w:id="9051" w:author="Revisione" w:date="2026-10-29T09:00:00Z">
        <w:r>
          <w:rPr>
            <w:spacing w:val="-2"/>
            <w:sz w:val="24"/>
          </w:rPr>
          <w:delText xml:space="preserve"> </w:delText>
        </w:r>
      </w:del>
      <w:del w:id="9052" w:author="Revisione" w:date="2026-10-29T09:00:00Z">
        <w:r>
          <w:rPr>
            <w:sz w:val="24"/>
          </w:rPr>
          <w:delText>sede</w:delText>
        </w:r>
      </w:del>
      <w:del w:id="9053" w:author="Revisione" w:date="2026-10-29T09:00:00Z">
        <w:r>
          <w:rPr>
            <w:spacing w:val="-6"/>
            <w:sz w:val="24"/>
          </w:rPr>
          <w:delText xml:space="preserve"> </w:delText>
        </w:r>
      </w:del>
      <w:del w:id="9054" w:author="Revisione" w:date="2026-10-29T09:00:00Z">
        <w:r>
          <w:rPr>
            <w:sz w:val="24"/>
          </w:rPr>
          <w:delText>di</w:delText>
        </w:r>
      </w:del>
      <w:del w:id="9055" w:author="Revisione" w:date="2026-10-29T09:00:00Z">
        <w:r>
          <w:rPr>
            <w:spacing w:val="-2"/>
            <w:sz w:val="24"/>
          </w:rPr>
          <w:delText xml:space="preserve"> </w:delText>
        </w:r>
      </w:del>
      <w:del w:id="9056" w:author="Revisione" w:date="2026-10-29T09:00:00Z">
        <w:r>
          <w:rPr>
            <w:sz w:val="24"/>
          </w:rPr>
          <w:delText>offerta economica per l’aggiudicazione della gara d’appalto;</w:delText>
        </w:r>
      </w:del>
      <w:ins w:id="9057" w:author="Revisione" w:date="2026-10-29T09:00:00Z">
        <w:r>
          <w:rPr>
            <w:sz w:val="24"/>
          </w:rPr>
          <w:t xml:space="preserve">il tasso di interesse applicato all’anticipazione di tesoreria è quello risultante dall’offerta economica dell’affidatario del servizio di tesoreria per il periodo 2024/2028, aggiudicato con determinazione </w:t>
        </w:r>
        <w:r>
          <w:rPr>
            <w:sz w:val="24"/>
            <w:highlight w:val="yellow"/>
          </w:rPr>
          <w:t xml:space="preserve">n. __ del __</w:t>
        </w:r>
        <w:r>
          <w:rPr>
            <w:sz w:val="24"/>
          </w:rPr>
          <w:t xml:space="preserve">, nel rispetto della convenzione approvata con deliberazione del Consiglio comunale </w:t>
        </w:r>
        <w:r>
          <w:rPr>
            <w:sz w:val="24"/>
            <w:highlight w:val="yellow"/>
          </w:rPr>
          <w:t xml:space="preserve">n. __ del __</w:t>
        </w:r>
        <w:r>
          <w:rPr>
            <w:sz w:val="24"/>
          </w:rPr>
          <w:t xml:space="preserve"> ai sensi dell’art. 210 del D.Lgs. n. 267/2000;</w:t>
        </w:r>
      </w:ins>
      <w:commentRangeEnd w:id="7"/>
      <w:r>
        <w:rPr>
          <w:rStyle w:val="CommentReference"/>
        </w:rPr>
        <w:commentReference w:id="7"/>
      </w:r>
    </w:p>
    <w:p w14:paraId="245082A9" w14:textId="77777777" w:rsidR="004B72CF" w:rsidRDefault="00655F81">
      <w:pPr>
        <w:pStyle w:val="Paragrafoelenco"/>
        <w:numPr>
          <w:ilvl w:val="0"/>
          <w:numId w:val="3"/>
        </w:numPr>
        <w:tabs>
          <w:tab w:val="left" w:pos="1142"/>
        </w:tabs>
        <w:spacing w:before="31"/>
        <w:ind w:left="1142" w:hanging="360"/>
        <w:jc w:val="left"/>
        <w:rPr>
          <w:sz w:val="24"/>
        </w:rPr>
      </w:pPr>
      <w:r>
        <w:rPr>
          <w:sz w:val="24"/>
        </w:rPr>
        <w:t>gli</w:t>
      </w:r>
      <w:r>
        <w:rPr>
          <w:spacing w:val="-8"/>
          <w:sz w:val="24"/>
        </w:rPr>
        <w:t xml:space="preserve"> </w:t>
      </w:r>
      <w:r>
        <w:rPr>
          <w:sz w:val="24"/>
        </w:rPr>
        <w:t>interessi</w:t>
      </w:r>
      <w:r>
        <w:rPr>
          <w:spacing w:val="-1"/>
          <w:sz w:val="24"/>
        </w:rPr>
        <w:t xml:space="preserve"> </w:t>
      </w:r>
      <w:r>
        <w:rPr>
          <w:sz w:val="24"/>
        </w:rPr>
        <w:t>passivi</w:t>
      </w:r>
      <w:r>
        <w:rPr>
          <w:spacing w:val="-3"/>
          <w:sz w:val="24"/>
        </w:rPr>
        <w:t xml:space="preserve"> </w:t>
      </w:r>
      <w:r>
        <w:rPr>
          <w:sz w:val="24"/>
        </w:rPr>
        <w:t>decorreranno</w:t>
      </w:r>
      <w:r>
        <w:rPr>
          <w:spacing w:val="-2"/>
          <w:sz w:val="24"/>
        </w:rPr>
        <w:t xml:space="preserve"> </w:t>
      </w:r>
      <w:r>
        <w:rPr>
          <w:sz w:val="24"/>
        </w:rPr>
        <w:t>dalla</w:t>
      </w:r>
      <w:r>
        <w:rPr>
          <w:spacing w:val="-2"/>
          <w:sz w:val="24"/>
        </w:rPr>
        <w:t xml:space="preserve"> </w:t>
      </w:r>
      <w:r>
        <w:rPr>
          <w:sz w:val="24"/>
        </w:rPr>
        <w:t>data</w:t>
      </w:r>
      <w:r>
        <w:rPr>
          <w:spacing w:val="-2"/>
          <w:sz w:val="24"/>
        </w:rPr>
        <w:t xml:space="preserve"> </w:t>
      </w:r>
      <w:r>
        <w:rPr>
          <w:sz w:val="24"/>
        </w:rPr>
        <w:t>effettiva</w:t>
      </w:r>
      <w:r>
        <w:rPr>
          <w:spacing w:val="-2"/>
          <w:sz w:val="24"/>
        </w:rPr>
        <w:t xml:space="preserve"> </w:t>
      </w:r>
      <w:r>
        <w:rPr>
          <w:sz w:val="24"/>
        </w:rPr>
        <w:t>di</w:t>
      </w:r>
      <w:r>
        <w:rPr>
          <w:spacing w:val="-3"/>
          <w:sz w:val="24"/>
        </w:rPr>
        <w:t xml:space="preserve"> </w:t>
      </w:r>
      <w:r>
        <w:rPr>
          <w:sz w:val="24"/>
        </w:rPr>
        <w:t>utilizzo</w:t>
      </w:r>
      <w:r>
        <w:rPr>
          <w:spacing w:val="-2"/>
          <w:sz w:val="24"/>
        </w:rPr>
        <w:t xml:space="preserve"> </w:t>
      </w:r>
      <w:r>
        <w:rPr>
          <w:sz w:val="24"/>
        </w:rPr>
        <w:t>delle</w:t>
      </w:r>
      <w:r>
        <w:rPr>
          <w:spacing w:val="-4"/>
          <w:sz w:val="24"/>
        </w:rPr>
        <w:t xml:space="preserve"> </w:t>
      </w:r>
      <w:r>
        <w:rPr>
          <w:spacing w:val="-2"/>
          <w:sz w:val="24"/>
        </w:rPr>
        <w:t>somme;</w:t>
      </w:r>
    </w:p>
    <w:p>
      <w:pPr>
        <w:pStyle w:val="Paragrafoelenco"/>
        <w:numPr>
          <w:ilvl w:val="0"/>
          <w:numId w:val="3"/>
        </w:numPr>
        <w:tabs>
          <w:tab w:val="left" w:pos="1128"/>
        </w:tabs>
        <w:spacing w:before="26" w:line="338" w:lineRule="auto"/>
        <w:ind w:right="628"/>
        <w:jc w:val="left"/>
        <w:rPr>
          <w:ins w:id="9058" w:author="Revisione" w:date="2026-10-29T09:00:00Z"/>
          <w:sz w:val="24"/>
        </w:rPr>
      </w:pPr>
      <w:commentRangeStart w:id="8"/>
      <w:ins w:id="9059" w:author="Revisione" w:date="2026-10-29T09:00:00Z">
        <w:r>
          <w:rPr>
            <w:sz w:val="24"/>
          </w:rPr>
          <w:t xml:space="preserve">gli stanziamenti relativi all’anticipazione di tesoreria (Titolo 7 dell’entrata e Titolo 5 della spesa) e ai relativi interessi passivi (Titolo 1 della spesa, macroaggregato 1.07) sono previsti nell’annualità 2027 dell’ipotesi di bilancio stabilmente riequilibrato 2026/2030 </w:t>
        </w:r>
        <w:r>
          <w:rPr>
            <w:sz w:val="24"/>
            <w:highlight w:val="yellow"/>
          </w:rPr>
          <w:t xml:space="preserve">ai capitoli n. __, __ e __</w:t>
        </w:r>
        <w:r>
          <w:rPr>
            <w:sz w:val="24"/>
          </w:rPr>
          <w:t xml:space="preserve"> e dovranno trovare corrispondenza nel bilancio di previsione relativo all’esercizio 2027;</w:t>
        </w:r>
      </w:ins>
      <w:commentRangeEnd w:id="8"/>
      <w:r>
        <w:rPr>
          <w:rStyle w:val="CommentReference"/>
        </w:rPr>
        <w:commentReference w:id="8"/>
      </w:r>
    </w:p>
    <w:p w14:paraId="3FB147EA" w14:textId="77777777" w:rsidR="004B72CF" w:rsidRDefault="004B72CF">
      <w:pPr>
        <w:pStyle w:val="Corpotesto"/>
        <w:spacing w:before="88"/>
      </w:pPr>
    </w:p>
    <w:p w14:paraId="0F20B088" w14:textId="18170163" w:rsidR="004B72CF" w:rsidRDefault="0093268A">
      <w:pPr>
        <w:ind w:left="424"/>
        <w:jc w:val="both"/>
        <w:rPr>
          <w:sz w:val="24"/>
        </w:rPr>
      </w:pPr>
      <w:r>
        <w:rPr>
          <w:b/>
          <w:sz w:val="24"/>
        </w:rPr>
        <w:t>Ritenuto</w:t>
      </w:r>
      <w:r>
        <w:rPr>
          <w:b/>
          <w:spacing w:val="-1"/>
          <w:sz w:val="24"/>
        </w:rPr>
        <w:t xml:space="preserve"> </w:t>
      </w:r>
      <w:r>
        <w:rPr>
          <w:sz w:val="24"/>
        </w:rPr>
        <w:t>di</w:t>
      </w:r>
      <w:r>
        <w:rPr>
          <w:spacing w:val="-3"/>
          <w:sz w:val="24"/>
        </w:rPr>
        <w:t xml:space="preserve"> </w:t>
      </w:r>
      <w:r>
        <w:rPr>
          <w:sz w:val="24"/>
        </w:rPr>
        <w:t>provvedere</w:t>
      </w:r>
      <w:r>
        <w:rPr>
          <w:spacing w:val="-4"/>
          <w:sz w:val="24"/>
        </w:rPr>
        <w:t xml:space="preserve"> in merito</w:t>
      </w:r>
      <w:r>
        <w:rPr>
          <w:spacing w:val="-2"/>
          <w:sz w:val="24"/>
        </w:rPr>
        <w:t>;</w:t>
      </w:r>
    </w:p>
    <w:p w14:paraId="5B218B0C" w14:textId="77777777" w:rsidR="00DF1733" w:rsidRDefault="0093268A">
      <w:pPr>
        <w:pStyle w:val="Corpotesto"/>
        <w:spacing w:before="259"/>
        <w:ind w:left="424"/>
        <w:jc w:val="both"/>
        <w:rPr>
          <w:b/>
        </w:rPr>
      </w:pPr>
      <w:r>
        <w:rPr>
          <w:b/>
        </w:rPr>
        <w:t>Visti:</w:t>
      </w:r>
    </w:p>
    <w:p w14:paraId="11051B59" w14:textId="77777777" w:rsidR="00DF1733" w:rsidRDefault="00655F81" w:rsidP="00DF1733">
      <w:pPr>
        <w:pStyle w:val="Corpotesto"/>
        <w:numPr>
          <w:ilvl w:val="0"/>
          <w:numId w:val="6"/>
        </w:numPr>
        <w:spacing w:before="259"/>
        <w:jc w:val="both"/>
      </w:pPr>
      <w:del w:id="9060" w:author="Revisione" w:date="2026-10-29T09:00:00Z">
        <w:r>
          <w:delText>il D.</w:delText>
        </w:r>
      </w:del>
      <w:del w:id="9061" w:author="Revisione" w:date="2026-10-29T09:00:00Z">
        <w:r>
          <w:rPr>
            <w:spacing w:val="-1"/>
          </w:rPr>
          <w:delText xml:space="preserve"> </w:delText>
        </w:r>
      </w:del>
      <w:del w:id="9062" w:author="Revisione" w:date="2026-10-29T09:00:00Z">
        <w:r>
          <w:delText xml:space="preserve">Lgs. n.</w:delText>
        </w:r>
      </w:del>
      <w:del w:id="9063" w:author="Revisione" w:date="2026-10-29T09:00:00Z">
        <w:r>
          <w:rPr>
            <w:spacing w:val="-3"/>
          </w:rPr>
          <w:delText xml:space="preserve"> </w:delText>
        </w:r>
      </w:del>
      <w:del w:id="9064" w:author="Revisione" w:date="2026-10-29T09:00:00Z">
        <w:r>
          <w:delText>267</w:delText>
        </w:r>
      </w:del>
      <w:del w:id="9065" w:author="Revisione" w:date="2026-10-29T09:00:00Z">
        <w:r>
          <w:rPr>
            <w:spacing w:val="-5"/>
          </w:rPr>
          <w:delText xml:space="preserve"> </w:delText>
        </w:r>
      </w:del>
      <w:del w:id="9066" w:author="Revisione" w:date="2026-10-29T09:00:00Z">
        <w:r>
          <w:delText xml:space="preserve">del </w:delText>
        </w:r>
      </w:del>
      <w:del w:id="9067" w:author="Revisione" w:date="2026-10-29T09:00:00Z">
        <w:r>
          <w:rPr>
            <w:spacing w:val="-2"/>
          </w:rPr>
          <w:delText>18/08/200;</w:delText>
        </w:r>
      </w:del>
      <w:ins w:id="9068" w:author="Revisione" w:date="2026-10-29T09:00:00Z">
        <w:r>
          <w:t xml:space="preserve">il D.Lgs. 18 agosto 2000, n. 267, ed in particolare gli artt. 195, 210, 222, 249, 250 e 255;</w:t>
        </w:r>
      </w:ins>
    </w:p>
    <w:p w14:paraId="533757A4" w14:textId="77777777" w:rsidR="00DF1733" w:rsidRPr="00DF1733" w:rsidRDefault="00655F81" w:rsidP="00DF1733">
      <w:pPr>
        <w:pStyle w:val="Corpotesto"/>
        <w:numPr>
          <w:ilvl w:val="0"/>
          <w:numId w:val="6"/>
        </w:numPr>
        <w:spacing w:before="259"/>
        <w:jc w:val="both"/>
      </w:pPr>
      <w:r>
        <w:t>il</w:t>
      </w:r>
      <w:r>
        <w:rPr>
          <w:spacing w:val="-3"/>
        </w:rPr>
        <w:t xml:space="preserve"> </w:t>
      </w:r>
      <w:r>
        <w:t xml:space="preserve">D. Lgs.</w:t>
      </w:r>
      <w:r>
        <w:rPr>
          <w:spacing w:val="-1"/>
        </w:rPr>
        <w:t xml:space="preserve"> </w:t>
      </w:r>
      <w:r>
        <w:t>n.</w:t>
      </w:r>
      <w:r>
        <w:rPr>
          <w:spacing w:val="-1"/>
        </w:rPr>
        <w:t xml:space="preserve"> </w:t>
      </w:r>
      <w:r>
        <w:t>118/2011</w:t>
      </w:r>
      <w:r>
        <w:rPr>
          <w:spacing w:val="-1"/>
        </w:rPr>
        <w:t xml:space="preserve"> </w:t>
      </w:r>
      <w:r>
        <w:t>ed</w:t>
      </w:r>
      <w:r>
        <w:rPr>
          <w:spacing w:val="-1"/>
        </w:rPr>
        <w:t xml:space="preserve"> </w:t>
      </w:r>
      <w:r>
        <w:t>in</w:t>
      </w:r>
      <w:r>
        <w:rPr>
          <w:spacing w:val="-1"/>
        </w:rPr>
        <w:t xml:space="preserve"> </w:t>
      </w:r>
      <w:r>
        <w:t>particolare</w:t>
      </w:r>
      <w:r>
        <w:rPr>
          <w:spacing w:val="-1"/>
        </w:rPr>
        <w:t xml:space="preserve"> </w:t>
      </w:r>
      <w:r>
        <w:t>il</w:t>
      </w:r>
      <w:r>
        <w:rPr>
          <w:spacing w:val="-3"/>
        </w:rPr>
        <w:t xml:space="preserve"> </w:t>
      </w:r>
      <w:r>
        <w:t>principio</w:t>
      </w:r>
      <w:r>
        <w:rPr>
          <w:spacing w:val="-1"/>
        </w:rPr>
        <w:t xml:space="preserve"> </w:t>
      </w:r>
      <w:r>
        <w:t>contabile</w:t>
      </w:r>
      <w:r>
        <w:rPr>
          <w:spacing w:val="-2"/>
        </w:rPr>
        <w:t xml:space="preserve"> </w:t>
      </w:r>
      <w:r>
        <w:t>applicato</w:t>
      </w:r>
      <w:r>
        <w:rPr>
          <w:spacing w:val="-1"/>
        </w:rPr>
        <w:t xml:space="preserve"> </w:t>
      </w:r>
      <w:r>
        <w:t>all. 4/1</w:t>
      </w:r>
      <w:r>
        <w:rPr>
          <w:spacing w:val="-1"/>
        </w:rPr>
        <w:t xml:space="preserve"> </w:t>
      </w:r>
      <w:r>
        <w:t>e</w:t>
      </w:r>
      <w:r>
        <w:rPr>
          <w:spacing w:val="-1"/>
        </w:rPr>
        <w:t xml:space="preserve"> </w:t>
      </w:r>
      <w:r>
        <w:rPr>
          <w:spacing w:val="-4"/>
        </w:rPr>
        <w:t>4/2;</w:t>
      </w:r>
    </w:p>
    <w:p>
      <w:pPr>
        <w:pStyle w:val="Corpotesto"/>
        <w:numPr>
          <w:ilvl w:val="0"/>
          <w:numId w:val="6"/>
        </w:numPr>
        <w:spacing w:before="259"/>
        <w:jc w:val="both"/>
        <w:rPr>
          <w:ins w:id="9069" w:author="Revisione" w:date="2026-10-29T09:00:00Z"/>
        </w:rPr>
      </w:pPr>
      <w:ins w:id="9070" w:author="Revisione" w:date="2026-10-29T09:00:00Z">
        <w:r>
          <w:t xml:space="preserve">l’art. 1, comma 555, della Legge 27 dicembre 2019, n. 160, come modificato, da ultimo, dall’art. 1, comma 672, della Legge 30 dicembre 2025, n. 199;</w:t>
        </w:r>
      </w:ins>
    </w:p>
    <w:p>
      <w:pPr>
        <w:pStyle w:val="Corpotesto"/>
        <w:numPr>
          <w:ilvl w:val="0"/>
          <w:numId w:val="6"/>
        </w:numPr>
        <w:spacing w:before="259"/>
        <w:jc w:val="both"/>
        <w:rPr>
          <w:ins w:id="9071" w:author="Revisione" w:date="2026-10-29T09:00:00Z"/>
        </w:rPr>
      </w:pPr>
      <w:ins w:id="9072" w:author="Revisione" w:date="2026-10-29T09:00:00Z">
        <w:r>
          <w:t xml:space="preserve">l’art. 3, comma 17, della Legge 24 dicembre 2003, n. 350;</w:t>
        </w:r>
      </w:ins>
    </w:p>
    <w:p w14:paraId="1E10D568" w14:textId="77777777" w:rsidR="00DF1733" w:rsidRDefault="00655F81" w:rsidP="00DF1733">
      <w:pPr>
        <w:pStyle w:val="Corpotesto"/>
        <w:numPr>
          <w:ilvl w:val="0"/>
          <w:numId w:val="6"/>
        </w:numPr>
        <w:spacing w:before="259"/>
        <w:jc w:val="both"/>
      </w:pPr>
      <w:r>
        <w:lastRenderedPageBreak/>
        <w:t>lo</w:t>
      </w:r>
      <w:r>
        <w:rPr>
          <w:spacing w:val="1"/>
        </w:rPr>
        <w:t xml:space="preserve"> </w:t>
      </w:r>
      <w:r>
        <w:t>Statuto</w:t>
      </w:r>
      <w:r>
        <w:rPr>
          <w:spacing w:val="1"/>
        </w:rPr>
        <w:t xml:space="preserve"> </w:t>
      </w:r>
      <w:r>
        <w:rPr>
          <w:spacing w:val="-2"/>
        </w:rPr>
        <w:t>Comunale;</w:t>
      </w:r>
    </w:p>
    <w:p w14:paraId="71CBDEFF" w14:textId="77777777" w:rsidR="00DF1733" w:rsidRDefault="00655F81" w:rsidP="00DF1733">
      <w:pPr>
        <w:pStyle w:val="Corpotesto"/>
        <w:numPr>
          <w:ilvl w:val="0"/>
          <w:numId w:val="6"/>
        </w:numPr>
        <w:spacing w:before="259"/>
        <w:jc w:val="both"/>
      </w:pPr>
      <w:r>
        <w:t>il</w:t>
      </w:r>
      <w:r>
        <w:rPr>
          <w:spacing w:val="-1"/>
        </w:rPr>
        <w:t xml:space="preserve"> </w:t>
      </w:r>
      <w:r>
        <w:t>vigente</w:t>
      </w:r>
      <w:r>
        <w:rPr>
          <w:spacing w:val="-2"/>
        </w:rPr>
        <w:t xml:space="preserve"> </w:t>
      </w:r>
      <w:r>
        <w:t>Regolamento comunale</w:t>
      </w:r>
      <w:r>
        <w:rPr>
          <w:spacing w:val="-5"/>
        </w:rPr>
        <w:t xml:space="preserve"> </w:t>
      </w:r>
      <w:r>
        <w:t xml:space="preserve">di </w:t>
      </w:r>
      <w:r>
        <w:rPr>
          <w:spacing w:val="-2"/>
        </w:rPr>
        <w:t>contabilità;</w:t>
      </w:r>
    </w:p>
    <w:p w14:paraId="5EDDF052" w14:textId="0689DC0F" w:rsidR="004B72CF" w:rsidRPr="00DF1733" w:rsidRDefault="00655F81" w:rsidP="00DF1733">
      <w:pPr>
        <w:pStyle w:val="Corpotesto"/>
        <w:numPr>
          <w:ilvl w:val="0"/>
          <w:numId w:val="6"/>
        </w:numPr>
        <w:spacing w:before="259" w:after="240"/>
        <w:jc w:val="both"/>
      </w:pPr>
      <w:r>
        <w:t>le</w:t>
      </w:r>
      <w:r>
        <w:rPr>
          <w:spacing w:val="-1"/>
        </w:rPr>
        <w:t xml:space="preserve"> </w:t>
      </w:r>
      <w:r>
        <w:t>altre</w:t>
      </w:r>
      <w:r>
        <w:rPr>
          <w:spacing w:val="-4"/>
        </w:rPr>
        <w:t xml:space="preserve"> </w:t>
      </w:r>
      <w:r>
        <w:t>norme</w:t>
      </w:r>
      <w:r>
        <w:rPr>
          <w:spacing w:val="-4"/>
        </w:rPr>
        <w:t xml:space="preserve"> </w:t>
      </w:r>
      <w:r>
        <w:t>vigenti in</w:t>
      </w:r>
      <w:r>
        <w:rPr>
          <w:spacing w:val="2"/>
        </w:rPr>
        <w:t xml:space="preserve"> </w:t>
      </w:r>
      <w:r>
        <w:rPr>
          <w:spacing w:val="-2"/>
        </w:rPr>
        <w:t>materia;</w:t>
      </w:r>
    </w:p>
    <w:p w14:paraId="67FEA356" w14:textId="4ACE1E3F" w:rsidR="006B211C" w:rsidRDefault="006B211C" w:rsidP="00DF1733">
      <w:pPr>
        <w:pStyle w:val="Corpotesto"/>
        <w:spacing w:before="137" w:line="360" w:lineRule="auto"/>
        <w:ind w:left="424"/>
        <w:jc w:val="both"/>
      </w:pPr>
      <w:del w:id="9073" w:author="Revisione" w:date="2026-10-29T09:00:00Z">
        <w:r>
          <w:rPr>
            <w:b/>
            <w:bCs/>
          </w:rPr>
          <w:delText xml:space="preserve">Acquisito </w:delText>
        </w:r>
      </w:del>
      <w:del w:id="9074" w:author="Revisione" w:date="2026-10-29T09:00:00Z">
        <w:r>
          <w:delText>il parere favorevole di regolarità tecnica e, per quanto di competenza, il parere di regolarità</w:delText>
        </w:r>
      </w:del>
      <w:del w:id="9075" w:author="Revisione" w:date="2026-10-29T09:00:00Z">
        <w:r>
          <w:rPr>
            <w:b/>
            <w:bCs/>
          </w:rPr>
          <w:delText xml:space="preserve"> </w:delText>
        </w:r>
      </w:del>
      <w:del w:id="9076" w:author="Revisione" w:date="2026-10-29T09:00:00Z">
        <w:r>
          <w:delText xml:space="preserve">contabile, ai sensi dell’art. 49 del D.Lgs. n. 267/2000;</w:delText>
        </w:r>
      </w:del>
      <w:ins w:id="9077" w:author="Revisione" w:date="2026-10-29T09:00:00Z">
        <w:r>
          <w:rPr>
            <w:b/>
          </w:rPr>
          <w:t xml:space="preserve">Acquisiti</w:t>
        </w:r>
        <w:r>
          <w:t xml:space="preserve"> i pareri favorevoli di regolarità tecnica e contabile espressi dal Responsabile del Settore finanziario ai sensi dell’art. 49, comma 1, del D.Lgs. n. 267/2000;</w:t>
        </w:r>
      </w:ins>
    </w:p>
    <w:p w14:paraId="03596FE1" w14:textId="77777777" w:rsidR="004B72CF" w:rsidRDefault="00655F81">
      <w:pPr>
        <w:pStyle w:val="Corpotesto"/>
        <w:spacing w:before="139"/>
        <w:ind w:left="424"/>
        <w:jc w:val="both"/>
      </w:pPr>
      <w:r>
        <w:t>Ad</w:t>
      </w:r>
      <w:r>
        <w:rPr>
          <w:spacing w:val="-5"/>
        </w:rPr>
        <w:t xml:space="preserve"> </w:t>
      </w:r>
      <w:r>
        <w:t>unanimità</w:t>
      </w:r>
      <w:r>
        <w:rPr>
          <w:spacing w:val="-4"/>
        </w:rPr>
        <w:t xml:space="preserve"> </w:t>
      </w:r>
      <w:r>
        <w:t>di voti</w:t>
      </w:r>
      <w:r>
        <w:rPr>
          <w:spacing w:val="-1"/>
        </w:rPr>
        <w:t xml:space="preserve"> </w:t>
      </w:r>
      <w:r>
        <w:t>“favorevoli”</w:t>
      </w:r>
      <w:r>
        <w:rPr>
          <w:spacing w:val="-4"/>
        </w:rPr>
        <w:t xml:space="preserve"> </w:t>
      </w:r>
      <w:r>
        <w:t>resi nelle</w:t>
      </w:r>
      <w:r>
        <w:rPr>
          <w:spacing w:val="-2"/>
        </w:rPr>
        <w:t xml:space="preserve"> </w:t>
      </w:r>
      <w:r>
        <w:t>forme</w:t>
      </w:r>
      <w:r>
        <w:rPr>
          <w:spacing w:val="-3"/>
        </w:rPr>
        <w:t xml:space="preserve"> </w:t>
      </w:r>
      <w:r>
        <w:t>e</w:t>
      </w:r>
      <w:r>
        <w:rPr>
          <w:spacing w:val="-1"/>
        </w:rPr>
        <w:t xml:space="preserve"> </w:t>
      </w:r>
      <w:r>
        <w:t xml:space="preserve">modi di </w:t>
      </w:r>
      <w:r>
        <w:rPr>
          <w:spacing w:val="-2"/>
        </w:rPr>
        <w:t>legge;</w:t>
      </w:r>
    </w:p>
    <w:p w14:paraId="59860410" w14:textId="77777777" w:rsidR="004B72CF" w:rsidRDefault="004B72CF">
      <w:pPr>
        <w:pStyle w:val="Corpotesto"/>
      </w:pPr>
    </w:p>
    <w:p w14:paraId="0556C231" w14:textId="79BADC07" w:rsidR="004B72CF" w:rsidRDefault="00655F81">
      <w:pPr>
        <w:pStyle w:val="Titolo1"/>
        <w:ind w:right="142"/>
        <w:rPr>
          <w:spacing w:val="-5"/>
        </w:rPr>
      </w:pPr>
      <w:r>
        <w:t xml:space="preserve">D E L I B E R </w:t>
      </w:r>
      <w:r>
        <w:rPr>
          <w:spacing w:val="-5"/>
        </w:rPr>
        <w:t>A</w:t>
      </w:r>
    </w:p>
    <w:p w14:paraId="52C564DA" w14:textId="77777777" w:rsidR="00E63D61" w:rsidRDefault="00E63D61">
      <w:pPr>
        <w:pStyle w:val="Titolo1"/>
        <w:ind w:right="142"/>
      </w:pPr>
    </w:p>
    <w:p w14:paraId="12C2E23F" w14:textId="77777777" w:rsidR="004805C3" w:rsidRDefault="00655F81" w:rsidP="00655F81">
      <w:pPr>
        <w:pStyle w:val="Paragrafoelenco"/>
        <w:numPr>
          <w:ilvl w:val="0"/>
          <w:numId w:val="2"/>
        </w:numPr>
        <w:tabs>
          <w:tab w:val="left" w:pos="422"/>
          <w:tab w:val="left" w:pos="424"/>
        </w:tabs>
        <w:spacing w:line="360" w:lineRule="auto"/>
        <w:ind w:left="289" w:right="885"/>
        <w:jc w:val="both"/>
        <w:rPr>
          <w:sz w:val="24"/>
        </w:rPr>
      </w:pPr>
      <w:commentRangeStart w:id="9"/>
      <w:del w:id="9078" w:author="Revisione" w:date="2026-10-29T09:00:00Z">
        <w:r>
          <w:rPr>
            <w:b/>
            <w:bCs/>
            <w:sz w:val="24"/>
          </w:rPr>
          <w:delText>di approvare</w:delText>
        </w:r>
      </w:del>
      <w:del w:id="9079" w:author="Revisione" w:date="2026-10-29T09:00:00Z">
        <w:r>
          <w:rPr>
            <w:sz w:val="24"/>
          </w:rPr>
          <w:delText xml:space="preserve"> per le motivazioni espresse in premessa, il ricorso all’anticipazione di tesoreria per l’anno 2027, ai sensi dell’art. 1, comma 672, della Legge 30 dicembre 2025, n. 199 (Legge di bilancio 2026), che estende al triennio 2026-2028 la possibilità, per gli enti locali, di richiedere anticipazioni di tesoreria entro il limite massimo dei cinque dodicesimi delle entrate accertate nel penultimo anno precedente, afferenti ai primi tre titoli delle entrate del bilancio, dando atto che il relativo limite massimo, per l’ente, è pari a € 1.037.269,20;</w:delText>
        </w:r>
      </w:del>
      <w:ins w:id="9080" w:author="Revisione" w:date="2026-10-29T09:00:00Z">
        <w:r>
          <w:rPr>
            <w:b/>
            <w:sz w:val="24"/>
          </w:rPr>
          <w:t xml:space="preserve">di autorizzare</w:t>
        </w:r>
        <w:r>
          <w:rPr>
            <w:sz w:val="24"/>
          </w:rPr>
          <w:t xml:space="preserve">, per le motivazioni espresse in premessa, il ricorso all’anticipazione di tesoreria per l’esercizio 2027, ai sensi dell’art. 222 del D.Lgs. n. 267/2000 e dell’art. 1, comma 555, della Legge 27 dicembre 2019, n. 160, come modificato, da ultimo, dall’art. 1, comma 672, della Legge 30 dicembre 2025, n. 199, entro il limite massimo dei cinque dodicesimi delle entrate accertate nell’esercizio 2025 afferenti ai primi tre titoli dell’entrata del bilancio, pari a </w:t>
        </w:r>
        <w:r>
          <w:rPr>
            <w:b/>
            <w:sz w:val="24"/>
          </w:rPr>
          <w:t xml:space="preserve">€ 1.037.269,20</w:t>
        </w:r>
        <w:r>
          <w:rPr>
            <w:sz w:val="24"/>
          </w:rPr>
          <w:t xml:space="preserve">, come risultante dall’attestazione allegata (Allegato A);</w:t>
        </w:r>
      </w:ins>
      <w:commentRangeEnd w:id="9"/>
      <w:r>
        <w:rPr>
          <w:rStyle w:val="CommentReference"/>
        </w:rPr>
        <w:commentReference w:id="9"/>
      </w:r>
    </w:p>
    <w:p>
      <w:pPr>
        <w:pStyle w:val="Paragrafoelenco"/>
        <w:numPr>
          <w:ilvl w:val="0"/>
          <w:numId w:val="2"/>
        </w:numPr>
        <w:tabs>
          <w:tab w:val="left" w:pos="422"/>
          <w:tab w:val="left" w:pos="424"/>
        </w:tabs>
        <w:spacing w:line="360" w:lineRule="auto"/>
        <w:ind w:left="289" w:right="885"/>
        <w:jc w:val="both"/>
        <w:rPr>
          <w:ins w:id="9081" w:author="Revisione" w:date="2026-10-29T09:00:00Z"/>
          <w:sz w:val="24"/>
        </w:rPr>
      </w:pPr>
      <w:commentRangeStart w:id="10"/>
      <w:ins w:id="9082" w:author="Revisione" w:date="2026-10-29T09:00:00Z">
        <w:r>
          <w:rPr>
            <w:sz w:val="24"/>
            <w:highlight w:val="yellow"/>
          </w:rPr>
          <w:t xml:space="preserve">solo ALTERNATIVA B –</w:t>
        </w:r>
        <w:r>
          <w:rPr>
            <w:sz w:val="24"/>
          </w:rPr>
          <w:t xml:space="preserve"> </w:t>
        </w:r>
        <w:r>
          <w:rPr>
            <w:b/>
            <w:sz w:val="24"/>
          </w:rPr>
          <w:t xml:space="preserve">di riservarsi</w:t>
        </w:r>
        <w:r>
          <w:rPr>
            <w:sz w:val="24"/>
          </w:rPr>
          <w:t xml:space="preserve"> la rideterminazione del limite di cui al punto 1, con successiva deliberazione da comunicare tempestivamente al Tesoriere, qualora in sede di approvazione del rendiconto della gestione 2025 gli accertamenti dei Titoli 1, 2 e 3 dell’entrata risultino di importo diverso da quello indicato in premessa;</w:t>
        </w:r>
      </w:ins>
      <w:commentRangeEnd w:id="10"/>
      <w:r>
        <w:rPr>
          <w:rStyle w:val="CommentReference"/>
        </w:rPr>
        <w:commentReference w:id="10"/>
      </w:r>
    </w:p>
    <w:p w14:paraId="484F05BB" w14:textId="1E5A8C3E" w:rsidR="00F74646" w:rsidRPr="004805C3" w:rsidRDefault="00655F81" w:rsidP="00655F81">
      <w:pPr>
        <w:pStyle w:val="Paragrafoelenco"/>
        <w:numPr>
          <w:ilvl w:val="0"/>
          <w:numId w:val="2"/>
        </w:numPr>
        <w:tabs>
          <w:tab w:val="left" w:pos="422"/>
          <w:tab w:val="left" w:pos="424"/>
        </w:tabs>
        <w:spacing w:line="360" w:lineRule="auto"/>
        <w:ind w:left="289" w:right="885"/>
        <w:jc w:val="both"/>
        <w:rPr>
          <w:sz w:val="24"/>
        </w:rPr>
      </w:pPr>
      <w:del w:id="9083" w:author="Revisione" w:date="2026-10-29T09:00:00Z">
        <w:r>
          <w:rPr>
            <w:b/>
            <w:bCs/>
            <w:sz w:val="24"/>
          </w:rPr>
          <w:delText>di dare</w:delText>
        </w:r>
      </w:del>
      <w:del w:id="9084" w:author="Revisione" w:date="2026-10-29T09:00:00Z">
        <w:r>
          <w:rPr>
            <w:b/>
            <w:bCs/>
            <w:spacing w:val="-1"/>
            <w:sz w:val="24"/>
          </w:rPr>
          <w:delText xml:space="preserve"> </w:delText>
        </w:r>
      </w:del>
      <w:del w:id="9085" w:author="Revisione" w:date="2026-10-29T09:00:00Z">
        <w:r>
          <w:rPr>
            <w:b/>
            <w:bCs/>
            <w:sz w:val="24"/>
          </w:rPr>
          <w:delText>atto</w:delText>
        </w:r>
      </w:del>
      <w:del w:id="9086" w:author="Revisione" w:date="2026-10-29T09:00:00Z">
        <w:r>
          <w:rPr>
            <w:sz w:val="24"/>
          </w:rPr>
          <w:delText xml:space="preserve"> che l’anticipazione di tesoreria sarà attivata su richiesta del Responsabile del Servizio Finanziario</w:delText>
        </w:r>
      </w:del>
      <w:del w:id="9087" w:author="Revisione" w:date="2026-10-29T09:00:00Z">
        <w:r>
          <w:rPr>
            <w:spacing w:val="-10"/>
            <w:sz w:val="24"/>
          </w:rPr>
          <w:delText xml:space="preserve"> </w:delText>
        </w:r>
      </w:del>
      <w:del w:id="9088" w:author="Revisione" w:date="2026-10-29T09:00:00Z">
        <w:r>
          <w:rPr>
            <w:sz w:val="24"/>
          </w:rPr>
          <w:delText>e</w:delText>
        </w:r>
      </w:del>
      <w:del w:id="9089" w:author="Revisione" w:date="2026-10-29T09:00:00Z">
        <w:r>
          <w:rPr>
            <w:spacing w:val="-11"/>
            <w:sz w:val="24"/>
          </w:rPr>
          <w:delText xml:space="preserve"> </w:delText>
        </w:r>
      </w:del>
      <w:del w:id="9090" w:author="Revisione" w:date="2026-10-29T09:00:00Z">
        <w:r>
          <w:rPr>
            <w:sz w:val="24"/>
          </w:rPr>
          <w:delText>sarà</w:delText>
        </w:r>
      </w:del>
      <w:del w:id="9091" w:author="Revisione" w:date="2026-10-29T09:00:00Z">
        <w:r>
          <w:rPr>
            <w:spacing w:val="-11"/>
            <w:sz w:val="24"/>
          </w:rPr>
          <w:delText xml:space="preserve"> </w:delText>
        </w:r>
      </w:del>
      <w:del w:id="9092" w:author="Revisione" w:date="2026-10-29T09:00:00Z">
        <w:r>
          <w:rPr>
            <w:sz w:val="24"/>
          </w:rPr>
          <w:delText>regolata</w:delText>
        </w:r>
      </w:del>
      <w:del w:id="9093" w:author="Revisione" w:date="2026-10-29T09:00:00Z">
        <w:r>
          <w:rPr>
            <w:spacing w:val="-11"/>
            <w:sz w:val="24"/>
          </w:rPr>
          <w:delText xml:space="preserve"> </w:delText>
        </w:r>
      </w:del>
      <w:del w:id="9094" w:author="Revisione" w:date="2026-10-29T09:00:00Z">
        <w:r>
          <w:rPr>
            <w:sz w:val="24"/>
          </w:rPr>
          <w:delText>sulla</w:delText>
        </w:r>
      </w:del>
      <w:del w:id="9095" w:author="Revisione" w:date="2026-10-29T09:00:00Z">
        <w:r>
          <w:rPr>
            <w:spacing w:val="-11"/>
            <w:sz w:val="24"/>
          </w:rPr>
          <w:delText xml:space="preserve"> </w:delText>
        </w:r>
      </w:del>
      <w:del w:id="9096" w:author="Revisione" w:date="2026-10-29T09:00:00Z">
        <w:r>
          <w:rPr>
            <w:sz w:val="24"/>
          </w:rPr>
          <w:delText>base</w:delText>
        </w:r>
      </w:del>
      <w:del w:id="9097" w:author="Revisione" w:date="2026-10-29T09:00:00Z">
        <w:r>
          <w:rPr>
            <w:spacing w:val="-10"/>
            <w:sz w:val="24"/>
          </w:rPr>
          <w:delText xml:space="preserve"> </w:delText>
        </w:r>
      </w:del>
      <w:del w:id="9098" w:author="Revisione" w:date="2026-10-29T09:00:00Z">
        <w:r>
          <w:rPr>
            <w:sz w:val="24"/>
          </w:rPr>
          <w:delText>di</w:delText>
        </w:r>
      </w:del>
      <w:del w:id="9099" w:author="Revisione" w:date="2026-10-29T09:00:00Z">
        <w:r>
          <w:rPr>
            <w:spacing w:val="-9"/>
            <w:sz w:val="24"/>
          </w:rPr>
          <w:delText xml:space="preserve"> </w:delText>
        </w:r>
      </w:del>
      <w:del w:id="9100" w:author="Revisione" w:date="2026-10-29T09:00:00Z">
        <w:r>
          <w:rPr>
            <w:sz w:val="24"/>
          </w:rPr>
          <w:delText>quanto</w:delText>
        </w:r>
      </w:del>
      <w:del w:id="9101" w:author="Revisione" w:date="2026-10-29T09:00:00Z">
        <w:r>
          <w:rPr>
            <w:spacing w:val="-9"/>
            <w:sz w:val="24"/>
          </w:rPr>
          <w:delText xml:space="preserve"> </w:delText>
        </w:r>
      </w:del>
      <w:del w:id="9102" w:author="Revisione" w:date="2026-10-29T09:00:00Z">
        <w:r>
          <w:rPr>
            <w:sz w:val="24"/>
          </w:rPr>
          <w:delText>previsto</w:delText>
        </w:r>
      </w:del>
      <w:del w:id="9103" w:author="Revisione" w:date="2026-10-29T09:00:00Z">
        <w:r>
          <w:rPr>
            <w:spacing w:val="-10"/>
            <w:sz w:val="24"/>
          </w:rPr>
          <w:delText xml:space="preserve"> </w:delText>
        </w:r>
      </w:del>
      <w:del w:id="9104" w:author="Revisione" w:date="2026-10-29T09:00:00Z">
        <w:r>
          <w:rPr>
            <w:sz w:val="24"/>
          </w:rPr>
          <w:delText>del</w:delText>
        </w:r>
      </w:del>
      <w:del w:id="9105" w:author="Revisione" w:date="2026-10-29T09:00:00Z">
        <w:r>
          <w:rPr>
            <w:spacing w:val="-9"/>
            <w:sz w:val="24"/>
          </w:rPr>
          <w:delText xml:space="preserve"> </w:delText>
        </w:r>
      </w:del>
      <w:del w:id="9106" w:author="Revisione" w:date="2026-10-29T09:00:00Z">
        <w:r>
          <w:rPr>
            <w:sz w:val="24"/>
          </w:rPr>
          <w:delText>capitolato</w:delText>
        </w:r>
      </w:del>
      <w:del w:id="9107" w:author="Revisione" w:date="2026-10-29T09:00:00Z">
        <w:r>
          <w:rPr>
            <w:spacing w:val="-10"/>
            <w:sz w:val="24"/>
          </w:rPr>
          <w:delText xml:space="preserve"> </w:delText>
        </w:r>
      </w:del>
      <w:del w:id="9108" w:author="Revisione" w:date="2026-10-29T09:00:00Z">
        <w:r>
          <w:rPr>
            <w:sz w:val="24"/>
          </w:rPr>
          <w:delText>d’appalto</w:delText>
        </w:r>
      </w:del>
      <w:del w:id="9109" w:author="Revisione" w:date="2026-10-29T09:00:00Z">
        <w:r>
          <w:rPr>
            <w:spacing w:val="-10"/>
            <w:sz w:val="24"/>
          </w:rPr>
          <w:delText xml:space="preserve"> </w:delText>
        </w:r>
      </w:del>
      <w:del w:id="9110" w:author="Revisione" w:date="2026-10-29T09:00:00Z">
        <w:r>
          <w:rPr>
            <w:sz w:val="24"/>
          </w:rPr>
          <w:delText>per</w:delText>
        </w:r>
      </w:del>
      <w:del w:id="9111" w:author="Revisione" w:date="2026-10-29T09:00:00Z">
        <w:r>
          <w:rPr>
            <w:spacing w:val="-10"/>
            <w:sz w:val="24"/>
          </w:rPr>
          <w:delText xml:space="preserve"> </w:delText>
        </w:r>
      </w:del>
      <w:del w:id="9112" w:author="Revisione" w:date="2026-10-29T09:00:00Z">
        <w:r>
          <w:rPr>
            <w:sz w:val="24"/>
          </w:rPr>
          <w:delText>l’affidamento</w:delText>
        </w:r>
      </w:del>
      <w:del w:id="9113" w:author="Revisione" w:date="2026-10-29T09:00:00Z">
        <w:r>
          <w:rPr>
            <w:spacing w:val="-9"/>
            <w:sz w:val="24"/>
          </w:rPr>
          <w:delText xml:space="preserve"> </w:delText>
        </w:r>
      </w:del>
      <w:del w:id="9114" w:author="Revisione" w:date="2026-10-29T09:00:00Z">
        <w:r>
          <w:rPr>
            <w:sz w:val="24"/>
          </w:rPr>
          <w:delText>del servizio di tesoreria per il periodo 2024/2028;</w:delText>
        </w:r>
      </w:del>
      <w:ins w:id="9115" w:author="Revisione" w:date="2026-10-29T09:00:00Z">
        <w:r>
          <w:rPr>
            <w:b/>
            <w:sz w:val="24"/>
          </w:rPr>
          <w:t xml:space="preserve">di dare atto</w:t>
        </w:r>
        <w:r>
          <w:rPr>
            <w:sz w:val="24"/>
          </w:rPr>
          <w:t xml:space="preserve"> che l’anticipazione di tesoreria sarà attivata, nei limiti dell’effettivo fabbisogno di cassa e in coerenza con il piano annuale dei flussi di cassa di cui all’art. 6, comma 1, del D.L. n. 155/2024, su richiesta del Responsabile del Settore finanziario, e sarà regolata dalla convenzione di tesoreria e dal capitolato d’appalto per l’affidamento del servizio di tesoreria per il periodo 2024/2028;</w:t>
        </w:r>
      </w:ins>
    </w:p>
    <w:p w14:paraId="5FDE3B18" w14:textId="77777777" w:rsidR="00F74646" w:rsidRPr="00F74646" w:rsidRDefault="00655F81" w:rsidP="00884EF7">
      <w:pPr>
        <w:pStyle w:val="Paragrafoelenco"/>
        <w:numPr>
          <w:ilvl w:val="0"/>
          <w:numId w:val="2"/>
        </w:numPr>
        <w:tabs>
          <w:tab w:val="left" w:pos="422"/>
          <w:tab w:val="left" w:pos="424"/>
        </w:tabs>
        <w:spacing w:line="360" w:lineRule="auto"/>
        <w:ind w:left="289" w:right="885"/>
        <w:jc w:val="both"/>
        <w:rPr>
          <w:sz w:val="24"/>
        </w:rPr>
      </w:pPr>
      <w:del w:id="9116" w:author="Revisione" w:date="2026-10-29T09:00:00Z">
        <w:r>
          <w:rPr>
            <w:b/>
            <w:bCs/>
            <w:sz w:val="24"/>
          </w:rPr>
          <w:delText>di dare atto</w:delText>
        </w:r>
      </w:del>
      <w:del w:id="9117" w:author="Revisione" w:date="2026-10-29T09:00:00Z">
        <w:r>
          <w:rPr>
            <w:sz w:val="24"/>
          </w:rPr>
          <w:delText xml:space="preserve"> che la spesa per interessi passivi sarà determinata al tasso indicato nell’offerta presentata dall’affidatario del servizio di cui alla determinazione dirigenziale citata in premessa</w:delText>
        </w:r>
      </w:del>
      <w:del w:id="9118" w:author="Revisione" w:date="2026-10-29T09:00:00Z">
        <w:r>
          <w:rPr>
            <w:rFonts w:ascii="Arial MT" w:hAnsi="Arial MT"/>
            <w:sz w:val="20"/>
          </w:rPr>
          <w:delText>;</w:delText>
        </w:r>
      </w:del>
      <w:ins w:id="9119" w:author="Revisione" w:date="2026-10-29T09:00:00Z">
        <w:r>
          <w:rPr>
            <w:b/>
            <w:sz w:val="24"/>
          </w:rPr>
          <w:t xml:space="preserve">di dare atto</w:t>
        </w:r>
        <w:r>
          <w:rPr>
            <w:sz w:val="24"/>
          </w:rPr>
          <w:t xml:space="preserve"> che la spesa per interessi passivi sarà determinata al tasso indicato nell’offerta presentata dall’affidatario del servizio di tesoreria, di cui alla determinazione richiamata in premessa, e troverà copertura negli stanziamenti del macroaggregato 1.07 – Interessi passivi dell’esercizio 2027;</w:t>
        </w:r>
      </w:ins>
    </w:p>
    <w:p w14:paraId="583E9795" w14:textId="77777777" w:rsidR="00F74646" w:rsidRDefault="00655F81" w:rsidP="00884EF7">
      <w:pPr>
        <w:pStyle w:val="Paragrafoelenco"/>
        <w:numPr>
          <w:ilvl w:val="0"/>
          <w:numId w:val="2"/>
        </w:numPr>
        <w:tabs>
          <w:tab w:val="left" w:pos="422"/>
          <w:tab w:val="left" w:pos="424"/>
        </w:tabs>
        <w:spacing w:line="360" w:lineRule="auto"/>
        <w:ind w:left="289" w:right="885"/>
        <w:jc w:val="both"/>
        <w:rPr>
          <w:sz w:val="24"/>
        </w:rPr>
      </w:pPr>
      <w:r>
        <w:rPr>
          <w:b/>
          <w:bCs/>
          <w:sz w:val="24"/>
        </w:rPr>
        <w:t>di dare atto</w:t>
      </w:r>
      <w:r>
        <w:rPr>
          <w:sz w:val="24"/>
        </w:rPr>
        <w:t xml:space="preserve"> che detta spesa sarà commisurata all’effettivo scoperto giornaliero, anche parziale, della presente anticipazione di Tesoreria, e che tale spesa sarà liquidata con successivo e separato provvedimento ai sensi della vigente convenzione di Tesoreria;</w:t>
      </w:r>
    </w:p>
    <w:p w14:paraId="20BE6C64" w14:textId="77777777" w:rsidR="00F74646" w:rsidRDefault="00655F81" w:rsidP="00655F81">
      <w:pPr>
        <w:pStyle w:val="Paragrafoelenco"/>
        <w:numPr>
          <w:ilvl w:val="0"/>
          <w:numId w:val="2"/>
        </w:numPr>
        <w:tabs>
          <w:tab w:val="left" w:pos="422"/>
          <w:tab w:val="left" w:pos="424"/>
        </w:tabs>
        <w:spacing w:line="360" w:lineRule="auto"/>
        <w:ind w:left="289" w:right="885"/>
        <w:jc w:val="both"/>
        <w:rPr>
          <w:sz w:val="24"/>
        </w:rPr>
      </w:pPr>
      <w:commentRangeStart w:id="11"/>
      <w:del w:id="9120" w:author="Revisione" w:date="2026-10-29T09:00:00Z">
        <w:r>
          <w:rPr>
            <w:b/>
            <w:bCs/>
            <w:sz w:val="24"/>
          </w:rPr>
          <w:delText>di rimborsare</w:delText>
        </w:r>
      </w:del>
      <w:del w:id="9121" w:author="Revisione" w:date="2026-10-29T09:00:00Z">
        <w:r>
          <w:rPr>
            <w:sz w:val="24"/>
          </w:rPr>
          <w:delText xml:space="preserve"> l’anticipazione di che trattasi con tutte le entrate ordinarie e straordinarie di questo Comune le quali, pertanto,</w:delText>
        </w:r>
      </w:del>
      <w:del w:id="9122" w:author="Revisione" w:date="2026-10-29T09:00:00Z">
        <w:r>
          <w:rPr>
            <w:spacing w:val="40"/>
            <w:sz w:val="24"/>
          </w:rPr>
          <w:delText xml:space="preserve"> </w:delText>
        </w:r>
      </w:del>
      <w:del w:id="9123" w:author="Revisione" w:date="2026-10-29T09:00:00Z">
        <w:r>
          <w:rPr>
            <w:sz w:val="24"/>
          </w:rPr>
          <w:delText>restano vincolate</w:delText>
        </w:r>
      </w:del>
      <w:del w:id="9124" w:author="Revisione" w:date="2026-10-29T09:00:00Z">
        <w:r>
          <w:rPr>
            <w:spacing w:val="40"/>
            <w:sz w:val="24"/>
          </w:rPr>
          <w:delText xml:space="preserve"> </w:delText>
        </w:r>
      </w:del>
      <w:del w:id="9125" w:author="Revisione" w:date="2026-10-29T09:00:00Z">
        <w:r>
          <w:rPr>
            <w:sz w:val="24"/>
          </w:rPr>
          <w:delText>irrevocabilmente in favore del Tesoriere,</w:delText>
        </w:r>
      </w:del>
      <w:del w:id="9126" w:author="Revisione" w:date="2026-10-29T09:00:00Z">
        <w:r>
          <w:rPr>
            <w:spacing w:val="40"/>
            <w:sz w:val="24"/>
          </w:rPr>
          <w:delText xml:space="preserve"> </w:delText>
        </w:r>
      </w:del>
      <w:del w:id="9127" w:author="Revisione" w:date="2026-10-29T09:00:00Z">
        <w:r>
          <w:rPr>
            <w:sz w:val="24"/>
          </w:rPr>
          <w:delText>fino</w:delText>
        </w:r>
      </w:del>
      <w:del w:id="9128" w:author="Revisione" w:date="2026-10-29T09:00:00Z">
        <w:r>
          <w:rPr>
            <w:spacing w:val="40"/>
            <w:sz w:val="24"/>
          </w:rPr>
          <w:delText xml:space="preserve"> </w:delText>
        </w:r>
      </w:del>
      <w:del w:id="9129" w:author="Revisione" w:date="2026-10-29T09:00:00Z">
        <w:r>
          <w:rPr>
            <w:sz w:val="24"/>
          </w:rPr>
          <w:delText>alla concorrenza dell’anticipazione</w:delText>
        </w:r>
      </w:del>
      <w:del w:id="9130" w:author="Revisione" w:date="2026-10-29T09:00:00Z">
        <w:r>
          <w:rPr>
            <w:spacing w:val="80"/>
            <w:sz w:val="24"/>
          </w:rPr>
          <w:delText xml:space="preserve"> </w:delText>
        </w:r>
      </w:del>
      <w:del w:id="9131" w:author="Revisione" w:date="2026-10-29T09:00:00Z">
        <w:r>
          <w:rPr>
            <w:sz w:val="24"/>
          </w:rPr>
          <w:delText>eseguita, e relativi interessi;</w:delText>
        </w:r>
      </w:del>
      <w:ins w:id="9132" w:author="Revisione" w:date="2026-10-29T09:00:00Z">
        <w:r>
          <w:rPr>
            <w:b/>
            <w:sz w:val="24"/>
          </w:rPr>
          <w:t xml:space="preserve">di provvedere</w:t>
        </w:r>
        <w:r>
          <w:rPr>
            <w:sz w:val="24"/>
          </w:rPr>
          <w:t xml:space="preserve"> al rimborso dell’anticipazione con le entrate dell’Ente prive di vincolo di destinazione, di competenza della gestione ordinaria, le quali restano vincolate irrevocabilmente in favore del Tesoriere fino alla concorrenza dell’anticipazione utilizzata e dei relativi interessi, con esclusione delle entrate aventi specifica destinazione e delle somme di spettanza della gestione liquidatoria dell’Organo straordinario di liquidazione;</w:t>
        </w:r>
      </w:ins>
      <w:commentRangeEnd w:id="11"/>
      <w:r>
        <w:rPr>
          <w:rStyle w:val="CommentReference"/>
        </w:rPr>
        <w:commentReference w:id="11"/>
      </w:r>
    </w:p>
    <w:p w14:paraId="7AFCE809" w14:textId="77777777" w:rsidR="00F74646" w:rsidRDefault="00655F81" w:rsidP="00655F81">
      <w:pPr>
        <w:pStyle w:val="Paragrafoelenco"/>
        <w:numPr>
          <w:ilvl w:val="0"/>
          <w:numId w:val="2"/>
        </w:numPr>
        <w:tabs>
          <w:tab w:val="left" w:pos="422"/>
          <w:tab w:val="left" w:pos="424"/>
        </w:tabs>
        <w:spacing w:line="360" w:lineRule="auto"/>
        <w:ind w:left="289" w:right="885"/>
        <w:jc w:val="both"/>
        <w:rPr>
          <w:sz w:val="24"/>
        </w:rPr>
      </w:pPr>
      <w:commentRangeStart w:id="12"/>
      <w:r>
        <w:rPr>
          <w:b/>
          <w:bCs/>
          <w:sz w:val="24"/>
        </w:rPr>
        <w:t>di fissare</w:t>
      </w:r>
      <w:r>
        <w:rPr>
          <w:sz w:val="24"/>
        </w:rPr>
        <w:t xml:space="preserve"> </w:t>
      </w:r>
      <w:del w:id="9133" w:author="Revisione" w:date="2026-10-29T09:00:00Z">
        <w:r>
          <w:rPr>
            <w:sz w:val="24"/>
          </w:rPr>
          <w:delText xml:space="preserve">agli effetti del rimborso dell’anticipazione la durata massima fino al 31 dicembre salvo rimborso anticipato;</w:delText>
        </w:r>
      </w:del>
      <w:ins w:id="9134" w:author="Revisione" w:date="2026-10-29T09:00:00Z">
        <w:r>
          <w:rPr>
            <w:sz w:val="24"/>
          </w:rPr>
          <w:t xml:space="preserve">al 31 dicembre 2027 il termine ultimo per la restituzione integrale dell’anticipazione, salvo rimborso anticipato;</w:t>
        </w:r>
      </w:ins>
      <w:commentRangeEnd w:id="12"/>
      <w:r>
        <w:rPr>
          <w:rStyle w:val="CommentReference"/>
        </w:rPr>
        <w:commentReference w:id="12"/>
      </w:r>
    </w:p>
    <w:p w14:paraId="0C48C9EF" w14:textId="7FC97B89" w:rsidR="00EA5CDD" w:rsidRPr="00EA5CDD" w:rsidRDefault="00655F81" w:rsidP="00EA5CDD">
      <w:pPr>
        <w:pStyle w:val="Paragrafoelenco"/>
        <w:numPr>
          <w:ilvl w:val="0"/>
          <w:numId w:val="2"/>
        </w:numPr>
        <w:tabs>
          <w:tab w:val="left" w:pos="422"/>
          <w:tab w:val="left" w:pos="424"/>
        </w:tabs>
        <w:spacing w:line="360" w:lineRule="auto"/>
        <w:ind w:left="289" w:right="885"/>
        <w:jc w:val="both"/>
        <w:rPr>
          <w:sz w:val="24"/>
        </w:rPr>
      </w:pPr>
      <w:r>
        <w:rPr>
          <w:b/>
          <w:bCs/>
          <w:sz w:val="24"/>
        </w:rPr>
        <w:t>di dare atto</w:t>
      </w:r>
      <w:r>
        <w:rPr>
          <w:sz w:val="24"/>
        </w:rPr>
        <w:t xml:space="preserve"> che la presente deliberazione costituisce parte integrante fino a termine dell’anticipazione, del contratto che, per la gestione in corso,</w:t>
      </w:r>
      <w:r>
        <w:rPr>
          <w:spacing w:val="40"/>
          <w:sz w:val="24"/>
        </w:rPr>
        <w:t xml:space="preserve"> </w:t>
      </w:r>
      <w:r>
        <w:rPr>
          <w:sz w:val="24"/>
        </w:rPr>
        <w:t xml:space="preserve">regola il servizio della Tesoreria </w:t>
      </w:r>
      <w:r>
        <w:rPr>
          <w:spacing w:val="-2"/>
          <w:sz w:val="24"/>
        </w:rPr>
        <w:t>Comunale;</w:t>
      </w:r>
    </w:p>
    <w:p w14:paraId="2E10348D" w14:textId="77777777" w:rsidR="00C34718" w:rsidRPr="00C34718" w:rsidRDefault="00523E10" w:rsidP="00C34718">
      <w:pPr>
        <w:pStyle w:val="Paragrafoelenco"/>
        <w:numPr>
          <w:ilvl w:val="0"/>
          <w:numId w:val="2"/>
        </w:numPr>
        <w:tabs>
          <w:tab w:val="left" w:pos="422"/>
          <w:tab w:val="left" w:pos="424"/>
        </w:tabs>
        <w:spacing w:line="360" w:lineRule="auto"/>
        <w:ind w:left="289" w:right="885"/>
        <w:jc w:val="both"/>
        <w:rPr>
          <w:del w:id="9146" w:author="Revisione" w:date="2026-10-29T09:00:00Z"/>
          <w:sz w:val="24"/>
        </w:rPr>
      </w:pPr>
      <w:commentRangeStart w:id="13"/>
      <w:del w:id="9135" w:author="Revisione" w:date="2026-10-29T09:00:00Z">
        <w:r>
          <w:rPr>
            <w:b/>
            <w:bCs/>
            <w:sz w:val="24"/>
          </w:rPr>
          <w:delText>di dare atto</w:delText>
        </w:r>
      </w:del>
      <w:del w:id="9136" w:author="Revisione" w:date="2026-10-29T09:00:00Z">
        <w:r>
          <w:rPr>
            <w:sz w:val="24"/>
          </w:rPr>
          <w:delText xml:space="preserve"> che</w:delText>
        </w:r>
      </w:del>
      <w:del w:id="9137" w:author="Revisione" w:date="2026-10-29T09:00:00Z">
        <w:r>
          <w:rPr>
            <w:spacing w:val="-1"/>
            <w:sz w:val="24"/>
          </w:rPr>
          <w:delText xml:space="preserve"> </w:delText>
        </w:r>
      </w:del>
      <w:del w:id="9138" w:author="Revisione" w:date="2026-10-29T09:00:00Z">
        <w:r>
          <w:rPr>
            <w:sz w:val="24"/>
          </w:rPr>
          <w:delText>il parere di regolarità</w:delText>
        </w:r>
      </w:del>
      <w:del w:id="9139" w:author="Revisione" w:date="2026-10-29T09:00:00Z">
        <w:r>
          <w:rPr>
            <w:spacing w:val="-1"/>
            <w:sz w:val="24"/>
          </w:rPr>
          <w:delText xml:space="preserve"> </w:delText>
        </w:r>
      </w:del>
      <w:del w:id="9140" w:author="Revisione" w:date="2026-10-29T09:00:00Z">
        <w:r>
          <w:rPr>
            <w:sz w:val="24"/>
          </w:rPr>
          <w:delText>contabile</w:delText>
        </w:r>
      </w:del>
      <w:del w:id="9141" w:author="Revisione" w:date="2026-10-29T09:00:00Z">
        <w:r>
          <w:rPr>
            <w:spacing w:val="-1"/>
            <w:sz w:val="24"/>
          </w:rPr>
          <w:delText xml:space="preserve"> </w:delText>
        </w:r>
      </w:del>
      <w:del w:id="9142" w:author="Revisione" w:date="2026-10-29T09:00:00Z">
        <w:r>
          <w:rPr>
            <w:sz w:val="24"/>
          </w:rPr>
          <w:delText>è</w:delText>
        </w:r>
      </w:del>
      <w:del w:id="9143" w:author="Revisione" w:date="2026-10-29T09:00:00Z">
        <w:r>
          <w:rPr>
            <w:spacing w:val="-1"/>
            <w:sz w:val="24"/>
          </w:rPr>
          <w:delText xml:space="preserve"> </w:delText>
        </w:r>
      </w:del>
      <w:del w:id="9144" w:author="Revisione" w:date="2026-10-29T09:00:00Z">
        <w:r>
          <w:rPr>
            <w:sz w:val="24"/>
          </w:rPr>
          <w:delText xml:space="preserve">stato reso dal Responsabile del servizio finanziario</w:delText>
        </w:r>
      </w:del>
      <w:del w:id="9145" w:author="Revisione" w:date="2026-10-29T09:00:00Z">
        <w:r>
          <w:rPr>
            <w:spacing w:val="-1"/>
            <w:sz w:val="24"/>
          </w:rPr>
          <w:delText>;</w:delText>
        </w:r>
      </w:del>
      <w:commentRangeEnd w:id="13"/>
      <w:r>
        <w:rPr>
          <w:rStyle w:val="CommentReference"/>
        </w:rPr>
        <w:commentReference w:id="13"/>
      </w:r>
    </w:p>
    <w:p w14:paraId="75E79D1F" w14:textId="65D4C180" w:rsidR="00F74646" w:rsidRPr="00C34718" w:rsidRDefault="00655F81" w:rsidP="00C34718">
      <w:pPr>
        <w:pStyle w:val="Paragrafoelenco"/>
        <w:numPr>
          <w:ilvl w:val="0"/>
          <w:numId w:val="2"/>
        </w:numPr>
        <w:tabs>
          <w:tab w:val="left" w:pos="422"/>
          <w:tab w:val="left" w:pos="424"/>
        </w:tabs>
        <w:spacing w:line="360" w:lineRule="auto"/>
        <w:ind w:left="289" w:right="885"/>
        <w:jc w:val="both"/>
        <w:rPr>
          <w:sz w:val="24"/>
        </w:rPr>
      </w:pPr>
      <w:commentRangeStart w:id="14"/>
      <w:del w:id="9147" w:author="Revisione" w:date="2026-10-29T09:00:00Z">
        <w:r>
          <w:rPr>
            <w:b/>
            <w:bCs/>
            <w:sz w:val="24"/>
          </w:rPr>
          <w:delText>di accedere</w:delText>
        </w:r>
      </w:del>
      <w:del w:id="9148" w:author="Revisione" w:date="2026-10-29T09:00:00Z">
        <w:r>
          <w:rPr>
            <w:sz w:val="24"/>
          </w:rPr>
          <w:delText xml:space="preserve"> all’anticipazione dopo che verranno accertate se esistono disponibilità in termini di cassa relative ad</w:delText>
        </w:r>
      </w:del>
      <w:del w:id="9149" w:author="Revisione" w:date="2026-10-29T09:00:00Z">
        <w:r>
          <w:rPr>
            <w:spacing w:val="80"/>
            <w:sz w:val="24"/>
          </w:rPr>
          <w:delText xml:space="preserve"> </w:delText>
        </w:r>
      </w:del>
      <w:del w:id="9150" w:author="Revisione" w:date="2026-10-29T09:00:00Z">
        <w:r>
          <w:rPr>
            <w:sz w:val="24"/>
          </w:rPr>
          <w:delText>entrate a specifica destinazione per il pagamento delle spese correnti;</w:delText>
        </w:r>
      </w:del>
      <w:ins w:id="9151" w:author="Revisione" w:date="2026-10-29T09:00:00Z">
        <w:r>
          <w:rPr>
            <w:b/>
            <w:sz w:val="24"/>
          </w:rPr>
          <w:t xml:space="preserve">di dare atto</w:t>
        </w:r>
        <w:r>
          <w:rPr>
            <w:sz w:val="24"/>
          </w:rPr>
          <w:t xml:space="preserve"> che, ai sensi dell’art. 195, comma 1, del D.Lgs. n. 267/2000, sino all’emanazione del decreto di approvazione dell’ipotesi di bilancio stabilmente riequilibrato di cui all’art. 261, comma 3, l’Ente non può utilizzare in termini di cassa le entrate aventi specifica destinazione per il pagamento di spese correnti e che, successivamente a tale decreto, l’eventuale utilizzo sarà autorizzato con apposita deliberazione, ai sensi del medesimo art. 195, per un importo non superiore all’anticipazione di tesoreria disponibile;</w:t>
        </w:r>
      </w:ins>
      <w:commentRangeEnd w:id="14"/>
      <w:r>
        <w:rPr>
          <w:rStyle w:val="CommentReference"/>
        </w:rPr>
        <w:commentReference w:id="14"/>
      </w:r>
    </w:p>
    <w:p>
      <w:pPr>
        <w:pStyle w:val="Paragrafoelenco"/>
        <w:numPr>
          <w:ilvl w:val="0"/>
          <w:numId w:val="2"/>
        </w:numPr>
        <w:tabs>
          <w:tab w:val="left" w:pos="422"/>
          <w:tab w:val="left" w:pos="424"/>
        </w:tabs>
        <w:spacing w:line="360" w:lineRule="auto"/>
        <w:ind w:left="289" w:right="885"/>
        <w:jc w:val="both"/>
        <w:rPr>
          <w:ins w:id="9152" w:author="Revisione" w:date="2026-10-29T09:00:00Z"/>
          <w:sz w:val="24"/>
        </w:rPr>
      </w:pPr>
      <w:commentRangeStart w:id="15"/>
      <w:ins w:id="9153" w:author="Revisione" w:date="2026-10-29T09:00:00Z">
        <w:r>
          <w:rPr>
            <w:b/>
            <w:sz w:val="24"/>
          </w:rPr>
          <w:t xml:space="preserve">di dare atto</w:t>
        </w:r>
        <w:r>
          <w:rPr>
            <w:sz w:val="24"/>
          </w:rPr>
          <w:t xml:space="preserve"> che, sino all’approvazione dell’ipotesi di bilancio stabilmente riequilibrato, il ricorso all’anticipazione avverrà nel rispetto dei limiti di impegno e di pagamento di cui all’art. 250 del D.Lgs. n. 267/2000 e che le disponibilità di cassa così acquisite sono destinate esclusivamente a fronteggiare temporanee carenze di liquidità e ad assicurare il rispetto dei tempi di pagamento delle obbligazioni regolarmente assunte;</w:t>
        </w:r>
      </w:ins>
      <w:commentRangeEnd w:id="15"/>
      <w:r>
        <w:rPr>
          <w:rStyle w:val="CommentReference"/>
        </w:rPr>
        <w:commentReference w:id="15"/>
      </w:r>
    </w:p>
    <w:p>
      <w:pPr>
        <w:pStyle w:val="Paragrafoelenco"/>
        <w:numPr>
          <w:ilvl w:val="0"/>
          <w:numId w:val="2"/>
        </w:numPr>
        <w:tabs>
          <w:tab w:val="left" w:pos="422"/>
          <w:tab w:val="left" w:pos="424"/>
        </w:tabs>
        <w:spacing w:line="360" w:lineRule="auto"/>
        <w:ind w:left="289" w:right="885"/>
        <w:jc w:val="both"/>
        <w:rPr>
          <w:ins w:id="9154" w:author="Revisione" w:date="2026-10-29T09:00:00Z"/>
          <w:sz w:val="24"/>
        </w:rPr>
      </w:pPr>
      <w:ins w:id="9155" w:author="Revisione" w:date="2026-10-29T09:00:00Z">
        <w:r>
          <w:rPr>
            <w:b/>
            <w:sz w:val="24"/>
          </w:rPr>
          <w:t xml:space="preserve">di trasmettere</w:t>
        </w:r>
        <w:r>
          <w:rPr>
            <w:sz w:val="24"/>
          </w:rPr>
          <w:t xml:space="preserve"> copia della presente deliberazione al Tesoriere comunale, per gli adempimenti di competenza, all’Organo di revisione economico-finanziaria e, per opportuna conoscenza, all’Organo straordinario di liquidazione;</w:t>
        </w:r>
      </w:ins>
    </w:p>
    <w:p w14:paraId="51839390" w14:textId="77777777" w:rsidR="00F74646" w:rsidRDefault="00F74646" w:rsidP="00F74646">
      <w:pPr>
        <w:pStyle w:val="Paragrafoelenco"/>
      </w:pPr>
    </w:p>
    <w:p w14:paraId="06B5CAED" w14:textId="77777777" w:rsidR="00F74646" w:rsidRDefault="00F74646" w:rsidP="00F74646">
      <w:pPr>
        <w:pStyle w:val="Paragrafoelenco"/>
      </w:pPr>
    </w:p>
    <w:p w14:paraId="52AEC518" w14:textId="77777777" w:rsidR="00F74646" w:rsidRDefault="00F74646" w:rsidP="00F74646">
      <w:pPr>
        <w:pStyle w:val="Paragrafoelenco"/>
      </w:pPr>
    </w:p>
    <w:p w14:paraId="34A787FB" w14:textId="00EAE4DB" w:rsidR="004B72CF" w:rsidRPr="00F74646" w:rsidRDefault="00655F81" w:rsidP="00F74646">
      <w:pPr>
        <w:tabs>
          <w:tab w:val="left" w:pos="422"/>
          <w:tab w:val="left" w:pos="424"/>
        </w:tabs>
        <w:ind w:right="884"/>
        <w:rPr>
          <w:sz w:val="24"/>
        </w:rPr>
      </w:pPr>
      <w:commentRangeStart w:id="16"/>
      <w:r>
        <w:t>Indi</w:t>
      </w:r>
      <w:r>
        <w:rPr>
          <w:spacing w:val="72"/>
        </w:rPr>
        <w:t xml:space="preserve"> </w:t>
      </w:r>
      <w:r>
        <w:t>con</w:t>
      </w:r>
      <w:r>
        <w:rPr>
          <w:spacing w:val="69"/>
        </w:rPr>
        <w:t xml:space="preserve"> </w:t>
      </w:r>
      <w:r>
        <w:t>separata</w:t>
      </w:r>
      <w:r>
        <w:rPr>
          <w:spacing w:val="69"/>
        </w:rPr>
        <w:t xml:space="preserve"> </w:t>
      </w:r>
      <w:r>
        <w:t>votazione</w:t>
      </w:r>
      <w:r>
        <w:rPr>
          <w:spacing w:val="70"/>
        </w:rPr>
        <w:t xml:space="preserve"> </w:t>
      </w:r>
      <w:r>
        <w:t>e</w:t>
      </w:r>
      <w:r>
        <w:rPr>
          <w:spacing w:val="71"/>
        </w:rPr>
        <w:t xml:space="preserve"> </w:t>
      </w:r>
      <w:r>
        <w:t>ad</w:t>
      </w:r>
      <w:r>
        <w:rPr>
          <w:spacing w:val="70"/>
        </w:rPr>
        <w:t xml:space="preserve"> </w:t>
      </w:r>
      <w:r>
        <w:t>unanimità</w:t>
      </w:r>
      <w:r>
        <w:rPr>
          <w:spacing w:val="70"/>
        </w:rPr>
        <w:t xml:space="preserve"> </w:t>
      </w:r>
      <w:r>
        <w:t>di</w:t>
      </w:r>
      <w:r>
        <w:rPr>
          <w:spacing w:val="70"/>
        </w:rPr>
        <w:t xml:space="preserve"> </w:t>
      </w:r>
      <w:r>
        <w:t>voti</w:t>
      </w:r>
      <w:r>
        <w:rPr>
          <w:spacing w:val="71"/>
        </w:rPr>
        <w:t xml:space="preserve"> </w:t>
      </w:r>
      <w:r>
        <w:t>palese</w:t>
      </w:r>
      <w:r>
        <w:rPr>
          <w:spacing w:val="68"/>
        </w:rPr>
        <w:t xml:space="preserve"> </w:t>
      </w:r>
      <w:r>
        <w:t>la</w:t>
      </w:r>
      <w:r>
        <w:rPr>
          <w:spacing w:val="69"/>
        </w:rPr>
        <w:t xml:space="preserve"> </w:t>
      </w:r>
      <w:r>
        <w:t>presente</w:t>
      </w:r>
      <w:r>
        <w:rPr>
          <w:spacing w:val="69"/>
        </w:rPr>
        <w:t xml:space="preserve"> </w:t>
      </w:r>
      <w:r>
        <w:t>deliberazione</w:t>
      </w:r>
      <w:r>
        <w:rPr>
          <w:spacing w:val="75"/>
        </w:rPr>
        <w:t xml:space="preserve"> </w:t>
      </w:r>
      <w:del w:id="9156" w:author="Revisione" w:date="2026-10-29T09:00:00Z">
        <w:r>
          <w:delText xml:space="preserve">viene dichiarata immediatamente esecutiva.</w:delText>
        </w:r>
      </w:del>
      <w:ins w:id="9157" w:author="Revisione" w:date="2026-10-29T09:00:00Z">
        <w:r>
          <w:t xml:space="preserve">viene dichiarata immediatamente eseguibile, ai sensi dell’art. 134, comma 4, del D.Lgs. n. 267/2000, al fine di consentirne la tempestiva comunicazione al Tesoriere e l’operatività dell’anticipazione dal 1° gennaio 2027.</w:t>
        </w:r>
      </w:ins>
      <w:commentRangeEnd w:id="16"/>
      <w:r>
        <w:rPr>
          <w:rStyle w:val="CommentReference"/>
        </w:rPr>
        <w:commentReference w:id="16"/>
      </w:r>
    </w:p>
    <w:p w14:paraId="1A1866E7" w14:textId="77777777" w:rsidR="004B72CF" w:rsidRDefault="004B72CF">
      <w:pPr>
        <w:pStyle w:val="Corpotesto"/>
        <w:sectPr w:rsidR="004B72CF">
          <w:pgSz w:w="11920" w:h="16850"/>
          <w:pgMar w:top="1800" w:right="566" w:bottom="280" w:left="708" w:header="720" w:footer="720" w:gutter="0"/>
          <w:cols w:space="720"/>
        </w:sectPr>
      </w:pPr>
    </w:p>
    <w:p w14:paraId="353077AC" w14:textId="77777777" w:rsidR="004B72CF" w:rsidRDefault="00655F81">
      <w:pPr>
        <w:pStyle w:val="Corpotesto"/>
        <w:ind w:left="4510"/>
        <w:rPr>
          <w:sz w:val="20"/>
        </w:rPr>
      </w:pPr>
      <w:r>
        <w:rPr>
          <w:noProof/>
          <w:sz w:val="20"/>
        </w:rPr>
        <w:lastRenderedPageBreak/>
        <w:drawing>
          <wp:inline distT="0" distB="0" distL="0" distR="0" wp14:anchorId="0C3C901C" wp14:editId="0A7147B5">
            <wp:extent cx="929378" cy="1010411"/>
            <wp:effectExtent l="0" t="0" r="0" b="0"/>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7" cstate="print"/>
                    <a:stretch>
                      <a:fillRect/>
                    </a:stretch>
                  </pic:blipFill>
                  <pic:spPr>
                    <a:xfrm>
                      <a:off x="0" y="0"/>
                      <a:ext cx="929378" cy="1010411"/>
                    </a:xfrm>
                    <a:prstGeom prst="rect">
                      <a:avLst/>
                    </a:prstGeom>
                  </pic:spPr>
                </pic:pic>
              </a:graphicData>
            </a:graphic>
          </wp:inline>
        </w:drawing>
      </w:r>
    </w:p>
    <w:p w14:paraId="1F6BCD77" w14:textId="77777777" w:rsidR="004B72CF" w:rsidRDefault="00655F81">
      <w:pPr>
        <w:spacing w:before="282"/>
        <w:ind w:right="83"/>
        <w:jc w:val="center"/>
        <w:rPr>
          <w:sz w:val="32"/>
        </w:rPr>
      </w:pPr>
      <w:r>
        <w:rPr>
          <w:sz w:val="32"/>
        </w:rPr>
        <w:t>CO</w:t>
      </w:r>
      <w:r>
        <w:rPr>
          <w:spacing w:val="-10"/>
          <w:sz w:val="32"/>
        </w:rPr>
        <w:t xml:space="preserve"> </w:t>
      </w:r>
      <w:r>
        <w:rPr>
          <w:sz w:val="32"/>
        </w:rPr>
        <w:t>M</w:t>
      </w:r>
      <w:r>
        <w:rPr>
          <w:spacing w:val="-8"/>
          <w:sz w:val="32"/>
        </w:rPr>
        <w:t xml:space="preserve"> </w:t>
      </w:r>
      <w:r>
        <w:rPr>
          <w:sz w:val="32"/>
        </w:rPr>
        <w:t>U</w:t>
      </w:r>
      <w:r>
        <w:rPr>
          <w:spacing w:val="-10"/>
          <w:sz w:val="32"/>
        </w:rPr>
        <w:t xml:space="preserve"> </w:t>
      </w:r>
      <w:r>
        <w:rPr>
          <w:sz w:val="32"/>
        </w:rPr>
        <w:t>N</w:t>
      </w:r>
      <w:r>
        <w:rPr>
          <w:spacing w:val="-5"/>
          <w:sz w:val="32"/>
        </w:rPr>
        <w:t xml:space="preserve"> </w:t>
      </w:r>
      <w:r>
        <w:rPr>
          <w:sz w:val="32"/>
        </w:rPr>
        <w:t>E</w:t>
      </w:r>
      <w:r>
        <w:rPr>
          <w:spacing w:val="60"/>
          <w:sz w:val="32"/>
        </w:rPr>
        <w:t xml:space="preserve"> </w:t>
      </w:r>
      <w:r>
        <w:rPr>
          <w:sz w:val="32"/>
        </w:rPr>
        <w:t>di</w:t>
      </w:r>
      <w:r>
        <w:rPr>
          <w:spacing w:val="66"/>
          <w:sz w:val="32"/>
        </w:rPr>
        <w:t xml:space="preserve"> </w:t>
      </w:r>
      <w:r>
        <w:rPr>
          <w:sz w:val="32"/>
        </w:rPr>
        <w:t>FIUMEFREDDO</w:t>
      </w:r>
      <w:r>
        <w:rPr>
          <w:spacing w:val="-5"/>
          <w:sz w:val="32"/>
        </w:rPr>
        <w:t xml:space="preserve"> </w:t>
      </w:r>
      <w:r>
        <w:rPr>
          <w:spacing w:val="-2"/>
          <w:sz w:val="32"/>
        </w:rPr>
        <w:t>BRUZIO</w:t>
      </w:r>
    </w:p>
    <w:p w14:paraId="05B608C1" w14:textId="77777777" w:rsidR="004B72CF" w:rsidRDefault="00655F81">
      <w:pPr>
        <w:pStyle w:val="Corpotesto"/>
        <w:spacing w:before="2"/>
        <w:ind w:right="141"/>
        <w:jc w:val="center"/>
      </w:pPr>
      <w:r>
        <w:t>(Provincia</w:t>
      </w:r>
      <w:r>
        <w:rPr>
          <w:spacing w:val="-7"/>
        </w:rPr>
        <w:t xml:space="preserve"> </w:t>
      </w:r>
      <w:r>
        <w:t>di</w:t>
      </w:r>
      <w:r>
        <w:rPr>
          <w:spacing w:val="-6"/>
        </w:rPr>
        <w:t xml:space="preserve"> </w:t>
      </w:r>
      <w:r>
        <w:rPr>
          <w:spacing w:val="-2"/>
        </w:rPr>
        <w:t>Cosenza)</w:t>
      </w:r>
    </w:p>
    <w:p>
      <w:pPr>
        <w:pStyle w:val="Corpotesto"/>
        <w:spacing w:before="2"/>
        <w:ind w:right="141"/>
        <w:jc w:val="center"/>
        <w:rPr>
          <w:ins w:id="9158" w:author="Revisione" w:date="2026-10-29T09:00:00Z"/>
        </w:rPr>
      </w:pPr>
      <w:ins w:id="9159" w:author="Revisione" w:date="2026-10-29T09:00:00Z">
        <w:r>
          <w:rPr>
            <w:b/>
          </w:rPr>
          <w:t xml:space="preserve">ALLEGATO A) alla deliberazione della Giunta comunale n. xx del 29.10.2026</w:t>
        </w:r>
      </w:ins>
    </w:p>
    <w:p w14:paraId="337A8245" w14:textId="77777777" w:rsidR="004B72CF" w:rsidRDefault="004B72CF">
      <w:pPr>
        <w:pStyle w:val="Corpotesto"/>
      </w:pPr>
    </w:p>
    <w:p w14:paraId="7DE466B5" w14:textId="77777777" w:rsidR="004B72CF" w:rsidRDefault="004B72CF">
      <w:pPr>
        <w:pStyle w:val="Corpotesto"/>
        <w:spacing w:before="2"/>
      </w:pPr>
    </w:p>
    <w:p w14:paraId="3E451F32" w14:textId="77777777" w:rsidR="004B72CF" w:rsidRDefault="00655F81">
      <w:pPr>
        <w:pStyle w:val="Corpotesto"/>
        <w:spacing w:before="1"/>
        <w:ind w:left="424"/>
      </w:pPr>
      <w:del w:id="9160" w:author="Revisione" w:date="2026-10-29T09:00:00Z">
        <w:r>
          <w:delText>Visto</w:delText>
        </w:r>
      </w:del>
      <w:del w:id="9161" w:author="Revisione" w:date="2026-10-29T09:00:00Z">
        <w:r>
          <w:rPr>
            <w:spacing w:val="-8"/>
          </w:rPr>
          <w:delText xml:space="preserve"> </w:delText>
        </w:r>
      </w:del>
      <w:del w:id="9162" w:author="Revisione" w:date="2026-10-29T09:00:00Z">
        <w:r>
          <w:delText>l’Art.222</w:delText>
        </w:r>
      </w:del>
      <w:del w:id="9163" w:author="Revisione" w:date="2026-10-29T09:00:00Z">
        <w:r>
          <w:rPr>
            <w:spacing w:val="-9"/>
          </w:rPr>
          <w:delText xml:space="preserve"> </w:delText>
        </w:r>
      </w:del>
      <w:del w:id="9164" w:author="Revisione" w:date="2026-10-29T09:00:00Z">
        <w:r>
          <w:delText>del</w:delText>
        </w:r>
      </w:del>
      <w:del w:id="9165" w:author="Revisione" w:date="2026-10-29T09:00:00Z">
        <w:r>
          <w:rPr>
            <w:spacing w:val="-7"/>
          </w:rPr>
          <w:delText xml:space="preserve"> </w:delText>
        </w:r>
      </w:del>
      <w:del w:id="9166" w:author="Revisione" w:date="2026-10-29T09:00:00Z">
        <w:r>
          <w:delText>D.Lgs.</w:delText>
        </w:r>
      </w:del>
      <w:del w:id="9167" w:author="Revisione" w:date="2026-10-29T09:00:00Z">
        <w:r>
          <w:rPr>
            <w:spacing w:val="-8"/>
          </w:rPr>
          <w:delText xml:space="preserve"> </w:delText>
        </w:r>
      </w:del>
      <w:del w:id="9168" w:author="Revisione" w:date="2026-10-29T09:00:00Z">
        <w:r>
          <w:delText>18.08.2000,</w:delText>
        </w:r>
      </w:del>
      <w:del w:id="9169" w:author="Revisione" w:date="2026-10-29T09:00:00Z">
        <w:r>
          <w:rPr>
            <w:spacing w:val="-10"/>
          </w:rPr>
          <w:delText xml:space="preserve"> </w:delText>
        </w:r>
      </w:del>
      <w:del w:id="9170" w:author="Revisione" w:date="2026-10-29T09:00:00Z">
        <w:r>
          <w:rPr>
            <w:spacing w:val="-2"/>
          </w:rPr>
          <w:delText>n.267;</w:delText>
        </w:r>
      </w:del>
      <w:ins w:id="9171" w:author="Revisione" w:date="2026-10-29T09:00:00Z">
        <w:r>
          <w:t xml:space="preserve">Visti l’art. 222 del D.Lgs. 18.08.2000, n. 267 e l’art. 1, comma 555, della L. 27.12.2019, n. 160, come modificato dall’art. 1, comma 672, della L. 30.12.2025, n. 199;</w:t>
        </w:r>
      </w:ins>
    </w:p>
    <w:p w14:paraId="7CCA9B4D" w14:textId="77777777" w:rsidR="004B72CF" w:rsidRDefault="004B72CF">
      <w:pPr>
        <w:pStyle w:val="Corpotesto"/>
      </w:pPr>
    </w:p>
    <w:p w14:paraId="03B4C686" w14:textId="77777777" w:rsidR="004B72CF" w:rsidRDefault="00655F81">
      <w:pPr>
        <w:pStyle w:val="Corpotesto"/>
        <w:ind w:left="424"/>
      </w:pPr>
      <w:del w:id="9172" w:author="Revisione" w:date="2026-10-29T09:00:00Z">
        <w:r>
          <w:delText>Esaminati</w:delText>
        </w:r>
      </w:del>
      <w:del w:id="9173" w:author="Revisione" w:date="2026-10-29T09:00:00Z">
        <w:r>
          <w:rPr>
            <w:spacing w:val="-1"/>
          </w:rPr>
          <w:delText xml:space="preserve"> </w:delText>
        </w:r>
      </w:del>
      <w:del w:id="9174" w:author="Revisione" w:date="2026-10-29T09:00:00Z">
        <w:r>
          <w:delText>gli</w:delText>
        </w:r>
      </w:del>
      <w:del w:id="9175" w:author="Revisione" w:date="2026-10-29T09:00:00Z">
        <w:r>
          <w:rPr>
            <w:spacing w:val="-1"/>
          </w:rPr>
          <w:delText xml:space="preserve"> </w:delText>
        </w:r>
      </w:del>
      <w:del w:id="9176" w:author="Revisione" w:date="2026-10-29T09:00:00Z">
        <w:r>
          <w:delText>atti</w:delText>
        </w:r>
      </w:del>
      <w:del w:id="9177" w:author="Revisione" w:date="2026-10-29T09:00:00Z">
        <w:r>
          <w:rPr>
            <w:spacing w:val="-1"/>
          </w:rPr>
          <w:delText xml:space="preserve"> </w:delText>
        </w:r>
      </w:del>
      <w:del w:id="9178" w:author="Revisione" w:date="2026-10-29T09:00:00Z">
        <w:r>
          <w:rPr>
            <w:spacing w:val="-2"/>
          </w:rPr>
          <w:delText>d’ufficio;</w:delText>
        </w:r>
      </w:del>
      <w:ins w:id="9179" w:author="Revisione" w:date="2026-10-29T09:00:00Z">
        <w:r>
          <w:t xml:space="preserve">Esaminato il conto del bilancio dell’esercizio 2025 – riepilogo generale delle entrate (Allegato 10 al D.Lgs. n. 118/2011), colonna degli accertamenti di competenza;</w:t>
        </w:r>
      </w:ins>
    </w:p>
    <w:p w14:paraId="4930A55F" w14:textId="77777777" w:rsidR="004B72CF" w:rsidRDefault="004B72CF">
      <w:pPr>
        <w:pStyle w:val="Corpotesto"/>
        <w:spacing w:before="1"/>
      </w:pPr>
    </w:p>
    <w:p w14:paraId="6A450B2B" w14:textId="77777777" w:rsidR="004B72CF" w:rsidRDefault="00655F81">
      <w:pPr>
        <w:tabs>
          <w:tab w:val="left" w:pos="527"/>
        </w:tabs>
        <w:ind w:right="126"/>
        <w:jc w:val="center"/>
        <w:rPr>
          <w:sz w:val="28"/>
        </w:rPr>
      </w:pPr>
      <w:r>
        <w:rPr>
          <w:sz w:val="28"/>
        </w:rPr>
        <w:t>S</w:t>
      </w:r>
      <w:r>
        <w:rPr>
          <w:spacing w:val="-1"/>
          <w:sz w:val="28"/>
        </w:rPr>
        <w:t xml:space="preserve"> </w:t>
      </w:r>
      <w:r>
        <w:rPr>
          <w:spacing w:val="-12"/>
          <w:sz w:val="28"/>
        </w:rPr>
        <w:t>I</w:t>
      </w:r>
      <w:r>
        <w:rPr>
          <w:sz w:val="28"/>
        </w:rPr>
        <w:tab/>
        <w:t>A</w:t>
      </w:r>
      <w:r>
        <w:rPr>
          <w:spacing w:val="-4"/>
          <w:sz w:val="28"/>
        </w:rPr>
        <w:t xml:space="preserve"> </w:t>
      </w:r>
      <w:r>
        <w:rPr>
          <w:sz w:val="28"/>
        </w:rPr>
        <w:t>T</w:t>
      </w:r>
      <w:r>
        <w:rPr>
          <w:spacing w:val="1"/>
          <w:sz w:val="28"/>
        </w:rPr>
        <w:t xml:space="preserve"> </w:t>
      </w:r>
      <w:r>
        <w:rPr>
          <w:sz w:val="28"/>
        </w:rPr>
        <w:t>T</w:t>
      </w:r>
      <w:r>
        <w:rPr>
          <w:spacing w:val="-4"/>
          <w:sz w:val="28"/>
        </w:rPr>
        <w:t xml:space="preserve"> </w:t>
      </w:r>
      <w:r>
        <w:rPr>
          <w:sz w:val="28"/>
        </w:rPr>
        <w:t>E S</w:t>
      </w:r>
      <w:r>
        <w:rPr>
          <w:spacing w:val="-6"/>
          <w:sz w:val="28"/>
        </w:rPr>
        <w:t xml:space="preserve"> </w:t>
      </w:r>
      <w:r>
        <w:rPr>
          <w:sz w:val="28"/>
        </w:rPr>
        <w:t xml:space="preserve">T </w:t>
      </w:r>
      <w:r>
        <w:rPr>
          <w:spacing w:val="-10"/>
          <w:sz w:val="28"/>
        </w:rPr>
        <w:t>A</w:t>
      </w:r>
    </w:p>
    <w:p w14:paraId="75CA72C5" w14:textId="5371B72B" w:rsidR="004B72CF" w:rsidRDefault="00655F81">
      <w:pPr>
        <w:pStyle w:val="Corpotesto"/>
        <w:spacing w:before="275"/>
        <w:ind w:left="441" w:right="289"/>
      </w:pPr>
      <w:commentRangeStart w:id="17"/>
      <w:del w:id="9180" w:author="Revisione" w:date="2026-10-29T09:00:00Z">
        <w:r>
          <w:delText>che</w:delText>
        </w:r>
      </w:del>
      <w:del w:id="9181" w:author="Revisione" w:date="2026-10-29T09:00:00Z">
        <w:r>
          <w:rPr>
            <w:spacing w:val="-9"/>
          </w:rPr>
          <w:delText xml:space="preserve"> </w:delText>
        </w:r>
      </w:del>
      <w:del w:id="9182" w:author="Revisione" w:date="2026-10-29T09:00:00Z">
        <w:r>
          <w:delText>l’ammontare</w:delText>
        </w:r>
      </w:del>
      <w:del w:id="9183" w:author="Revisione" w:date="2026-10-29T09:00:00Z">
        <w:r>
          <w:rPr>
            <w:spacing w:val="-9"/>
          </w:rPr>
          <w:delText xml:space="preserve"> </w:delText>
        </w:r>
      </w:del>
      <w:del w:id="9184" w:author="Revisione" w:date="2026-10-29T09:00:00Z">
        <w:r>
          <w:delText>complessivo</w:delText>
        </w:r>
      </w:del>
      <w:del w:id="9185" w:author="Revisione" w:date="2026-10-29T09:00:00Z">
        <w:r>
          <w:rPr>
            <w:spacing w:val="-8"/>
          </w:rPr>
          <w:delText xml:space="preserve"> </w:delText>
        </w:r>
      </w:del>
      <w:del w:id="9186" w:author="Revisione" w:date="2026-10-29T09:00:00Z">
        <w:r>
          <w:delText>delle</w:delText>
        </w:r>
      </w:del>
      <w:del w:id="9187" w:author="Revisione" w:date="2026-10-29T09:00:00Z">
        <w:r>
          <w:rPr>
            <w:spacing w:val="-9"/>
          </w:rPr>
          <w:delText xml:space="preserve"> </w:delText>
        </w:r>
      </w:del>
      <w:del w:id="9188" w:author="Revisione" w:date="2026-10-29T09:00:00Z">
        <w:r>
          <w:delText>“ENTRATE”</w:delText>
        </w:r>
      </w:del>
      <w:del w:id="9189" w:author="Revisione" w:date="2026-10-29T09:00:00Z">
        <w:r>
          <w:rPr>
            <w:spacing w:val="-7"/>
          </w:rPr>
          <w:delText xml:space="preserve"> </w:delText>
        </w:r>
      </w:del>
      <w:del w:id="9190" w:author="Revisione" w:date="2026-10-29T09:00:00Z">
        <w:r>
          <w:delText>accertate</w:delText>
        </w:r>
      </w:del>
      <w:del w:id="9191" w:author="Revisione" w:date="2026-10-29T09:00:00Z">
        <w:r>
          <w:rPr>
            <w:spacing w:val="-7"/>
          </w:rPr>
          <w:delText xml:space="preserve"> </w:delText>
        </w:r>
      </w:del>
      <w:del w:id="9192" w:author="Revisione" w:date="2026-10-29T09:00:00Z">
        <w:r>
          <w:delText>nell'ultimo</w:delText>
        </w:r>
      </w:del>
      <w:del w:id="9193" w:author="Revisione" w:date="2026-10-29T09:00:00Z">
        <w:r>
          <w:rPr>
            <w:spacing w:val="-8"/>
          </w:rPr>
          <w:delText xml:space="preserve"> </w:delText>
        </w:r>
      </w:del>
      <w:del w:id="9194" w:author="Revisione" w:date="2026-10-29T09:00:00Z">
        <w:r>
          <w:delText>rendiconto</w:delText>
        </w:r>
      </w:del>
      <w:del w:id="9195" w:author="Revisione" w:date="2026-10-29T09:00:00Z">
        <w:r>
          <w:rPr>
            <w:spacing w:val="-8"/>
          </w:rPr>
          <w:delText xml:space="preserve"> </w:delText>
        </w:r>
      </w:del>
      <w:del w:id="9196" w:author="Revisione" w:date="2026-10-29T09:00:00Z">
        <w:r>
          <w:delText>approvato,</w:delText>
        </w:r>
      </w:del>
      <w:del w:id="9197" w:author="Revisione" w:date="2026-10-29T09:00:00Z">
        <w:r>
          <w:rPr>
            <w:spacing w:val="-6"/>
          </w:rPr>
          <w:delText xml:space="preserve"> </w:delText>
        </w:r>
      </w:del>
      <w:del w:id="9198" w:author="Revisione" w:date="2026-10-29T09:00:00Z">
        <w:r>
          <w:delText xml:space="preserve">anno 2025, penultimo esercizio precedente, afferenti i primi tre titoli del bilancio di entrata di questo Comune, risulta così ripartito:</w:delText>
        </w:r>
      </w:del>
      <w:ins w:id="9199" w:author="Revisione" w:date="2026-10-29T09:00:00Z">
        <w:r>
          <w:t xml:space="preserve">che l’ammontare complessivo delle entrate accertate in conto competenza nell’esercizio 2025, penultimo esercizio precedente quello di riferimento (2027), afferenti ai primi tre titoli del bilancio di entrata di questo Comune, </w:t>
        </w:r>
        <w:r>
          <w:rPr>
            <w:highlight w:val="yellow"/>
          </w:rPr>
          <w:t xml:space="preserve">A: come risultante dal rendiconto approvato con deliberazione C.C. n. __ del __</w:t>
        </w:r>
        <w:r>
          <w:t xml:space="preserve"> </w:t>
        </w:r>
        <w:r>
          <w:rPr>
            <w:highlight w:val="yellow"/>
          </w:rPr>
          <w:t xml:space="preserve">B: come risultante dalle scritture contabili e dallo schema di rendiconto approvato con deliberazione G.C. n. __ del __</w:t>
        </w:r>
        <w:r>
          <w:t xml:space="preserve">, risulta così ripartito:</w:t>
        </w:r>
      </w:ins>
      <w:commentRangeEnd w:id="17"/>
      <w:r>
        <w:rPr>
          <w:rStyle w:val="CommentReference"/>
        </w:rPr>
        <w:commentReference w:id="17"/>
      </w:r>
    </w:p>
    <w:p w14:paraId="72A1DCF5" w14:textId="77777777" w:rsidR="004B72CF" w:rsidRDefault="004B72CF">
      <w:pPr>
        <w:pStyle w:val="Corpotesto"/>
      </w:pPr>
    </w:p>
    <w:p w14:paraId="46A6AAB3" w14:textId="6A8E5455" w:rsidR="004B72CF" w:rsidRPr="00655F81" w:rsidRDefault="00655F81" w:rsidP="00655F81">
      <w:pPr>
        <w:pStyle w:val="Paragrafoelenco"/>
        <w:numPr>
          <w:ilvl w:val="0"/>
          <w:numId w:val="4"/>
        </w:numPr>
        <w:tabs>
          <w:tab w:val="left" w:pos="920"/>
          <w:tab w:val="left" w:pos="1920"/>
        </w:tabs>
        <w:rPr>
          <w:sz w:val="24"/>
        </w:rPr>
      </w:pPr>
      <w:r>
        <w:rPr>
          <w:sz w:val="24"/>
        </w:rPr>
        <w:t xml:space="preserve">Tit. </w:t>
      </w:r>
      <w:r>
        <w:rPr>
          <w:spacing w:val="-5"/>
          <w:sz w:val="24"/>
        </w:rPr>
        <w:t>I°</w:t>
      </w:r>
      <w:r>
        <w:rPr>
          <w:sz w:val="24"/>
        </w:rPr>
        <w:t xml:space="preserve">   </w:t>
        <w:tab/>
        <w:t xml:space="preserve"> Entrate tributarie</w:t>
      </w:r>
      <w:r>
        <w:rPr>
          <w:spacing w:val="-2"/>
          <w:sz w:val="24"/>
        </w:rPr>
        <w:t xml:space="preserve"> </w:t>
      </w:r>
      <w:r>
        <w:rPr>
          <w:sz w:val="24"/>
        </w:rPr>
        <w:t>………………………………€.</w:t>
      </w:r>
      <w:r>
        <w:rPr>
          <w:spacing w:val="29"/>
          <w:sz w:val="24"/>
        </w:rPr>
        <w:t xml:space="preserve">  </w:t>
      </w:r>
      <w:r>
        <w:rPr>
          <w:spacing w:val="-2"/>
          <w:sz w:val="24"/>
        </w:rPr>
        <w:t>1.626.372,13</w:t>
      </w:r>
    </w:p>
    <w:p w14:paraId="02EF6D12" w14:textId="77777777" w:rsidR="004B72CF" w:rsidRPr="00655F81" w:rsidRDefault="004B72CF">
      <w:pPr>
        <w:pStyle w:val="Corpotesto"/>
      </w:pPr>
    </w:p>
    <w:p w14:paraId="36380F6D" w14:textId="2A34D961" w:rsidR="004B72CF" w:rsidRPr="00655F81" w:rsidRDefault="00655F81" w:rsidP="00655F81">
      <w:pPr>
        <w:pStyle w:val="Paragrafoelenco"/>
        <w:numPr>
          <w:ilvl w:val="0"/>
          <w:numId w:val="4"/>
        </w:numPr>
        <w:tabs>
          <w:tab w:val="left" w:pos="920"/>
          <w:tab w:val="left" w:pos="1879"/>
          <w:tab w:val="left" w:pos="7153"/>
        </w:tabs>
        <w:rPr>
          <w:sz w:val="24"/>
        </w:rPr>
      </w:pPr>
      <w:r>
        <w:rPr>
          <w:sz w:val="24"/>
        </w:rPr>
        <w:t xml:space="preserve">Tit. </w:t>
      </w:r>
      <w:r>
        <w:rPr>
          <w:spacing w:val="-5"/>
          <w:sz w:val="24"/>
        </w:rPr>
        <w:t xml:space="preserve">II°  </w:t>
        <w:tab/>
        <w:t xml:space="preserve">  </w:t>
      </w:r>
      <w:r>
        <w:rPr>
          <w:sz w:val="24"/>
        </w:rPr>
        <w:t>Entrate</w:t>
      </w:r>
      <w:r>
        <w:rPr>
          <w:spacing w:val="-4"/>
          <w:sz w:val="24"/>
        </w:rPr>
        <w:t xml:space="preserve"> </w:t>
      </w:r>
      <w:r>
        <w:rPr>
          <w:sz w:val="24"/>
        </w:rPr>
        <w:t>per</w:t>
      </w:r>
      <w:r>
        <w:rPr>
          <w:spacing w:val="-1"/>
          <w:sz w:val="24"/>
        </w:rPr>
        <w:t xml:space="preserve"> </w:t>
      </w:r>
      <w:r>
        <w:rPr>
          <w:sz w:val="24"/>
        </w:rPr>
        <w:t>trasferimenti</w:t>
      </w:r>
      <w:r>
        <w:rPr>
          <w:spacing w:val="2"/>
          <w:sz w:val="24"/>
        </w:rPr>
        <w:t xml:space="preserve"> </w:t>
      </w:r>
      <w:r>
        <w:rPr>
          <w:sz w:val="24"/>
        </w:rPr>
        <w:t>correnti</w:t>
      </w:r>
      <w:r>
        <w:rPr>
          <w:spacing w:val="59"/>
          <w:sz w:val="24"/>
        </w:rPr>
        <w:t xml:space="preserve"> </w:t>
      </w:r>
      <w:r>
        <w:rPr>
          <w:sz w:val="24"/>
        </w:rPr>
        <w:t>……………</w:t>
      </w:r>
      <w:r>
        <w:rPr>
          <w:spacing w:val="59"/>
          <w:sz w:val="24"/>
        </w:rPr>
        <w:t xml:space="preserve"> </w:t>
      </w:r>
      <w:r>
        <w:rPr>
          <w:spacing w:val="-5"/>
          <w:sz w:val="24"/>
        </w:rPr>
        <w:t>€.</w:t>
      </w:r>
      <w:r>
        <w:rPr>
          <w:sz w:val="24"/>
        </w:rPr>
        <w:t xml:space="preserve">      394.676,20</w:t>
      </w:r>
    </w:p>
    <w:p w14:paraId="1FB491CF" w14:textId="77777777" w:rsidR="004B72CF" w:rsidRPr="00655F81" w:rsidRDefault="004B72CF">
      <w:pPr>
        <w:pStyle w:val="Corpotesto"/>
      </w:pPr>
    </w:p>
    <w:p w14:paraId="6D4A6812" w14:textId="1572357A" w:rsidR="004B72CF" w:rsidRPr="00655F81" w:rsidRDefault="00655F81" w:rsidP="00655F81">
      <w:pPr>
        <w:pStyle w:val="Corpotesto"/>
        <w:numPr>
          <w:ilvl w:val="0"/>
          <w:numId w:val="4"/>
        </w:numPr>
        <w:tabs>
          <w:tab w:val="left" w:pos="7213"/>
        </w:tabs>
      </w:pPr>
      <w:r>
        <w:t>Tit.</w:t>
      </w:r>
      <w:r>
        <w:rPr>
          <w:spacing w:val="-2"/>
        </w:rPr>
        <w:t xml:space="preserve"> </w:t>
      </w:r>
      <w:r>
        <w:t xml:space="preserve">III°       </w:t>
      </w:r>
      <w:r>
        <w:rPr>
          <w:spacing w:val="54"/>
        </w:rPr>
        <w:t xml:space="preserve"> </w:t>
      </w:r>
      <w:r>
        <w:t>Entrate</w:t>
      </w:r>
      <w:r>
        <w:rPr>
          <w:spacing w:val="-2"/>
        </w:rPr>
        <w:t xml:space="preserve"> </w:t>
      </w:r>
      <w:r>
        <w:t>extratributarie…………………………</w:t>
      </w:r>
      <w:r>
        <w:rPr>
          <w:spacing w:val="58"/>
        </w:rPr>
        <w:t xml:space="preserve"> </w:t>
      </w:r>
      <w:r>
        <w:rPr>
          <w:spacing w:val="-5"/>
        </w:rPr>
        <w:t>€.</w:t>
      </w:r>
      <w:r>
        <w:t xml:space="preserve">      468.397,74</w:t>
      </w:r>
    </w:p>
    <w:p w14:paraId="5A876B61" w14:textId="77777777" w:rsidR="004B72CF" w:rsidRPr="00655F81" w:rsidRDefault="004B72CF">
      <w:pPr>
        <w:pStyle w:val="Corpotesto"/>
      </w:pPr>
    </w:p>
    <w:p w14:paraId="182F575C" w14:textId="5C74AB26" w:rsidR="004B72CF" w:rsidRDefault="00655F81" w:rsidP="00655F81">
      <w:pPr>
        <w:tabs>
          <w:tab w:val="left" w:pos="6627"/>
        </w:tabs>
        <w:jc w:val="center"/>
        <w:rPr>
          <w:b/>
          <w:sz w:val="24"/>
        </w:rPr>
      </w:pPr>
      <w:r>
        <w:rPr>
          <w:b/>
          <w:i/>
          <w:spacing w:val="-2"/>
          <w:sz w:val="24"/>
        </w:rPr>
        <w:t xml:space="preserve">TOTALE </w:t>
      </w:r>
      <w:r>
        <w:rPr>
          <w:i/>
          <w:sz w:val="24"/>
        </w:rPr>
        <w:t>€.</w:t>
      </w:r>
      <w:r>
        <w:rPr>
          <w:i/>
          <w:spacing w:val="31"/>
          <w:sz w:val="24"/>
        </w:rPr>
        <w:t xml:space="preserve">  </w:t>
      </w:r>
      <w:r>
        <w:rPr>
          <w:b/>
          <w:spacing w:val="-2"/>
          <w:sz w:val="24"/>
        </w:rPr>
        <w:t>2.489.446,07</w:t>
      </w:r>
    </w:p>
    <w:p w14:paraId="6B372635" w14:textId="77777777" w:rsidR="004B72CF" w:rsidRDefault="004B72CF">
      <w:pPr>
        <w:pStyle w:val="Corpotesto"/>
        <w:rPr>
          <w:b/>
        </w:rPr>
      </w:pPr>
    </w:p>
    <w:p w14:paraId="3DC1AB87" w14:textId="77777777" w:rsidR="004B72CF" w:rsidRDefault="004B72CF">
      <w:pPr>
        <w:pStyle w:val="Corpotesto"/>
        <w:rPr>
          <w:b/>
        </w:rPr>
      </w:pPr>
    </w:p>
    <w:p w14:paraId="49DE1FA7" w14:textId="77777777" w:rsidR="004B72CF" w:rsidRDefault="004B72CF">
      <w:pPr>
        <w:pStyle w:val="Corpotesto"/>
        <w:rPr>
          <w:b/>
        </w:rPr>
      </w:pPr>
    </w:p>
    <w:p w14:paraId="697119B0" w14:textId="77777777" w:rsidR="004B72CF" w:rsidRDefault="004B72CF">
      <w:pPr>
        <w:pStyle w:val="Corpotesto"/>
        <w:rPr>
          <w:b/>
        </w:rPr>
      </w:pPr>
    </w:p>
    <w:p w14:paraId="32F374D7" w14:textId="48E76AD3" w:rsidR="004B72CF" w:rsidRDefault="00655F81">
      <w:pPr>
        <w:tabs>
          <w:tab w:val="left" w:pos="4637"/>
        </w:tabs>
        <w:spacing w:before="1"/>
        <w:ind w:left="424"/>
        <w:rPr>
          <w:b/>
        </w:rPr>
      </w:pPr>
      <w:r>
        <w:rPr>
          <w:sz w:val="24"/>
        </w:rPr>
        <w:t>che</w:t>
      </w:r>
      <w:r>
        <w:rPr>
          <w:spacing w:val="-4"/>
          <w:sz w:val="24"/>
        </w:rPr>
        <w:t xml:space="preserve"> </w:t>
      </w:r>
      <w:r>
        <w:rPr>
          <w:sz w:val="24"/>
        </w:rPr>
        <w:t>i</w:t>
      </w:r>
      <w:r>
        <w:rPr>
          <w:spacing w:val="2"/>
          <w:sz w:val="24"/>
        </w:rPr>
        <w:t xml:space="preserve"> </w:t>
      </w:r>
      <w:r>
        <w:rPr>
          <w:sz w:val="24"/>
        </w:rPr>
        <w:t>cinque</w:t>
      </w:r>
      <w:r>
        <w:rPr>
          <w:spacing w:val="-4"/>
          <w:sz w:val="24"/>
        </w:rPr>
        <w:t xml:space="preserve"> </w:t>
      </w:r>
      <w:r>
        <w:rPr>
          <w:sz w:val="24"/>
        </w:rPr>
        <w:t>dodicesimi ammontano a</w:t>
      </w:r>
      <w:r>
        <w:rPr>
          <w:spacing w:val="59"/>
          <w:sz w:val="24"/>
        </w:rPr>
        <w:t xml:space="preserve"> </w:t>
      </w:r>
      <w:r>
        <w:rPr>
          <w:b/>
          <w:spacing w:val="-5"/>
          <w:sz w:val="24"/>
        </w:rPr>
        <w:t>€.</w:t>
      </w:r>
      <w:r>
        <w:rPr>
          <w:b/>
          <w:sz w:val="24"/>
        </w:rPr>
        <w:tab/>
      </w:r>
      <w:r>
        <w:rPr>
          <w:b/>
          <w:spacing w:val="-2"/>
        </w:rPr>
        <w:t>1.037.269,20</w:t>
      </w:r>
    </w:p>
    <w:p w14:paraId="40D63844" w14:textId="77777777" w:rsidR="004B72CF" w:rsidRDefault="004B72CF">
      <w:pPr>
        <w:pStyle w:val="Corpotesto"/>
        <w:rPr>
          <w:b/>
        </w:rPr>
      </w:pPr>
    </w:p>
    <w:p w14:paraId="75397293" w14:textId="77777777" w:rsidR="004B72CF" w:rsidRDefault="004B72CF">
      <w:pPr>
        <w:pStyle w:val="Corpotesto"/>
        <w:rPr>
          <w:b/>
        </w:rPr>
      </w:pPr>
    </w:p>
    <w:p w14:paraId="37ED647E" w14:textId="77777777" w:rsidR="004B72CF" w:rsidRDefault="004B72CF">
      <w:pPr>
        <w:pStyle w:val="Corpotesto"/>
        <w:rPr>
          <w:b/>
        </w:rPr>
      </w:pPr>
    </w:p>
    <w:p w14:paraId="13B55EE7" w14:textId="3006857B" w:rsidR="00EE6C9D" w:rsidRDefault="00EE6C9D" w:rsidP="00DA01D2">
      <w:pPr>
        <w:pStyle w:val="Corpotesto"/>
        <w:ind w:left="5749"/>
      </w:pPr>
    </w:p>
    <w:p w14:paraId="053B970E" w14:textId="5A1E9F9E" w:rsidR="00EE6C9D" w:rsidRDefault="00EE6C9D" w:rsidP="00DA01D2">
      <w:pPr>
        <w:pStyle w:val="Corpotesto"/>
        <w:ind w:left="5749"/>
      </w:pPr>
    </w:p>
    <w:p w14:paraId="63DE5EB1" w14:textId="1A737AC8" w:rsidR="00EE6C9D" w:rsidRDefault="00EE6C9D" w:rsidP="00DA01D2">
      <w:pPr>
        <w:pStyle w:val="Corpotesto"/>
        <w:ind w:left="5749"/>
      </w:pPr>
    </w:p>
    <w:p w14:paraId="5B3A13EF" w14:textId="5E1BAA63" w:rsidR="00EE6C9D" w:rsidRDefault="00EE6C9D" w:rsidP="00DA01D2">
      <w:pPr>
        <w:pStyle w:val="Corpotesto"/>
        <w:ind w:left="5749"/>
      </w:pPr>
    </w:p>
    <w:p w14:paraId="66648DC0" w14:textId="3A9EED45" w:rsidR="00EE6C9D" w:rsidRDefault="00EE6C9D" w:rsidP="00DA01D2">
      <w:pPr>
        <w:pStyle w:val="Corpotesto"/>
        <w:ind w:left="5749"/>
      </w:pPr>
    </w:p>
    <w:p w14:paraId="7E0146D4" w14:textId="12074042" w:rsidR="00EE6C9D" w:rsidRDefault="00EE6C9D" w:rsidP="00DA01D2">
      <w:pPr>
        <w:pStyle w:val="Corpotesto"/>
        <w:ind w:left="5749"/>
      </w:pPr>
    </w:p>
    <w:p w14:paraId="3B38E697" w14:textId="10F2F4B1" w:rsidR="00EE6C9D" w:rsidRDefault="00EE6C9D" w:rsidP="00DA01D2">
      <w:pPr>
        <w:pStyle w:val="Corpotesto"/>
        <w:ind w:left="5749"/>
      </w:pPr>
    </w:p>
    <w:p w14:paraId="53A1E8DD" w14:textId="056F59D4" w:rsidR="00EE6C9D" w:rsidRDefault="00EE6C9D" w:rsidP="00DA01D2">
      <w:pPr>
        <w:pStyle w:val="Corpotesto"/>
        <w:ind w:left="5749"/>
      </w:pPr>
    </w:p>
    <w:p w14:paraId="1BD5D0F1" w14:textId="081E24F0" w:rsidR="00EE6C9D" w:rsidRDefault="00EE6C9D" w:rsidP="00DA01D2">
      <w:pPr>
        <w:pStyle w:val="Corpotesto"/>
        <w:ind w:left="5749"/>
      </w:pPr>
    </w:p>
    <w:p w14:paraId="077BB261" w14:textId="2F76E6A4" w:rsidR="00670975" w:rsidRDefault="00670975" w:rsidP="00DA01D2">
      <w:pPr>
        <w:pStyle w:val="Corpotesto"/>
        <w:ind w:left="5749"/>
      </w:pPr>
    </w:p>
    <w:p w14:paraId="7F7AEC47" w14:textId="29C763AB" w:rsidR="00670975" w:rsidRDefault="00670975" w:rsidP="00DA01D2">
      <w:pPr>
        <w:pStyle w:val="Corpotesto"/>
        <w:ind w:left="5749"/>
      </w:pPr>
    </w:p>
    <w:p w14:paraId="614764F8" w14:textId="0AF973BC" w:rsidR="00670975" w:rsidRDefault="00670975" w:rsidP="00DA01D2">
      <w:pPr>
        <w:pStyle w:val="Corpotesto"/>
        <w:ind w:left="5749"/>
      </w:pPr>
    </w:p>
    <w:p w14:paraId="1ED9AD85" w14:textId="1FE27FF7" w:rsidR="00670975" w:rsidRDefault="00670975" w:rsidP="00DA01D2">
      <w:pPr>
        <w:pStyle w:val="Corpotesto"/>
        <w:ind w:left="5749"/>
      </w:pPr>
    </w:p>
    <w:p w14:paraId="4F53E67E" w14:textId="60BE5FB7" w:rsidR="00670975" w:rsidRDefault="00670975" w:rsidP="00DA01D2">
      <w:pPr>
        <w:pStyle w:val="Corpotesto"/>
        <w:ind w:left="5749"/>
      </w:pPr>
    </w:p>
    <w:p w14:paraId="026AD78F" w14:textId="77777777" w:rsidR="00670975" w:rsidRDefault="00670975" w:rsidP="00DA01D2">
      <w:pPr>
        <w:pStyle w:val="Corpotesto"/>
        <w:ind w:left="5749"/>
      </w:pPr>
    </w:p>
    <w:p w14:paraId="2111F1C7" w14:textId="77777777" w:rsidR="00EE6C9D" w:rsidRDefault="00EE6C9D" w:rsidP="00DA01D2">
      <w:pPr>
        <w:pStyle w:val="Corpotesto"/>
        <w:ind w:left="5749"/>
      </w:pPr>
    </w:p>
    <w:p w14:paraId="042CDE27" w14:textId="77777777" w:rsidR="00EE6C9D" w:rsidRDefault="00EE6C9D" w:rsidP="00EE6C9D">
      <w:pPr>
        <w:pStyle w:val="Nessunaspaziatura"/>
        <w:rPr>
          <w:sz w:val="24"/>
          <w:szCs w:val="24"/>
        </w:rPr>
      </w:pPr>
    </w:p>
    <w:p w14:paraId="630EAC9C" w14:textId="77777777" w:rsidR="005B4A3D" w:rsidRPr="005B4A3D" w:rsidRDefault="005B4A3D" w:rsidP="005B4A3D">
      <w:pPr>
        <w:widowControl/>
        <w:pBdr>
          <w:top w:val="single" w:sz="4" w:space="1" w:color="auto"/>
          <w:left w:val="single" w:sz="4" w:space="4" w:color="auto"/>
          <w:bottom w:val="single" w:sz="4" w:space="1" w:color="auto"/>
          <w:right w:val="single" w:sz="4" w:space="11" w:color="auto"/>
        </w:pBdr>
        <w:suppressAutoHyphens/>
        <w:autoSpaceDE/>
        <w:autoSpaceDN/>
        <w:ind w:firstLine="708"/>
        <w:jc w:val="both"/>
        <w:rPr>
          <w:rFonts w:eastAsia="Calibri"/>
          <w:kern w:val="1"/>
          <w:sz w:val="24"/>
          <w:szCs w:val="24"/>
        </w:rPr>
      </w:pPr>
      <w:r>
        <w:rPr>
          <w:rFonts w:eastAsia="Calibri"/>
          <w:kern w:val="1"/>
          <w:sz w:val="24"/>
          <w:szCs w:val="24"/>
        </w:rPr>
        <w:lastRenderedPageBreak/>
        <w:t>Si esprime parere favorevole di regolarità tecnica, ai sensi dell’art. 49, comma 1, del D.lgs. 267/2000.</w:t>
      </w:r>
    </w:p>
    <w:p w14:paraId="4500C951" w14:textId="77777777" w:rsidR="005B4A3D" w:rsidRPr="005B4A3D" w:rsidRDefault="005B4A3D" w:rsidP="005B4A3D">
      <w:pPr>
        <w:widowControl/>
        <w:pBdr>
          <w:top w:val="single" w:sz="4" w:space="1" w:color="auto"/>
          <w:left w:val="single" w:sz="4" w:space="4" w:color="auto"/>
          <w:bottom w:val="single" w:sz="4" w:space="1" w:color="auto"/>
          <w:right w:val="single" w:sz="4" w:space="11" w:color="auto"/>
        </w:pBdr>
        <w:tabs>
          <w:tab w:val="left" w:pos="284"/>
          <w:tab w:val="left" w:pos="4820"/>
          <w:tab w:val="left" w:pos="5103"/>
          <w:tab w:val="left" w:pos="5387"/>
        </w:tabs>
        <w:suppressAutoHyphens/>
        <w:autoSpaceDE/>
        <w:autoSpaceDN/>
        <w:rPr>
          <w:rFonts w:eastAsia="Calibri"/>
          <w:kern w:val="1"/>
          <w:sz w:val="24"/>
          <w:szCs w:val="24"/>
        </w:rPr>
      </w:pPr>
    </w:p>
    <w:p w14:paraId="4A3810CD" w14:textId="35726CA1" w:rsidR="005B4A3D" w:rsidRPr="005B4A3D" w:rsidRDefault="005B4A3D" w:rsidP="005B4A3D">
      <w:pPr>
        <w:widowControl/>
        <w:pBdr>
          <w:top w:val="single" w:sz="4" w:space="1" w:color="auto"/>
          <w:left w:val="single" w:sz="4" w:space="4" w:color="auto"/>
          <w:bottom w:val="single" w:sz="4" w:space="1" w:color="auto"/>
          <w:right w:val="single" w:sz="4" w:space="11" w:color="auto"/>
        </w:pBdr>
        <w:tabs>
          <w:tab w:val="left" w:pos="284"/>
          <w:tab w:val="left" w:pos="4820"/>
          <w:tab w:val="left" w:pos="5103"/>
          <w:tab w:val="left" w:pos="5387"/>
        </w:tabs>
        <w:suppressAutoHyphens/>
        <w:autoSpaceDE/>
        <w:autoSpaceDN/>
        <w:rPr>
          <w:rFonts w:eastAsia="Calibri"/>
          <w:kern w:val="1"/>
          <w:sz w:val="24"/>
          <w:szCs w:val="24"/>
        </w:rPr>
      </w:pPr>
      <w:r>
        <w:rPr>
          <w:rFonts w:eastAsia="Calibri"/>
          <w:kern w:val="1"/>
          <w:sz w:val="24"/>
          <w:szCs w:val="24"/>
        </w:rPr>
        <w:t xml:space="preserve"> Fiumefreddo Bruzio, xx/10/2026</w:t>
      </w:r>
    </w:p>
    <w:p w14:paraId="63E96349" w14:textId="77777777" w:rsidR="005B4A3D" w:rsidRPr="005B4A3D" w:rsidRDefault="005B4A3D" w:rsidP="005B4A3D">
      <w:pPr>
        <w:widowControl/>
        <w:pBdr>
          <w:top w:val="single" w:sz="4" w:space="1" w:color="auto"/>
          <w:left w:val="single" w:sz="4" w:space="4" w:color="auto"/>
          <w:bottom w:val="single" w:sz="4" w:space="1" w:color="auto"/>
          <w:right w:val="single" w:sz="4" w:space="11" w:color="auto"/>
        </w:pBdr>
        <w:suppressAutoHyphens/>
        <w:autoSpaceDE/>
        <w:autoSpaceDN/>
        <w:ind w:firstLine="360"/>
        <w:rPr>
          <w:rFonts w:eastAsia="Calibri"/>
          <w:kern w:val="1"/>
          <w:sz w:val="24"/>
          <w:szCs w:val="24"/>
        </w:rPr>
      </w:pPr>
      <w:r>
        <w:rPr>
          <w:rFonts w:eastAsia="Calibri"/>
          <w:kern w:val="1"/>
          <w:sz w:val="24"/>
          <w:szCs w:val="24"/>
        </w:rPr>
        <w:tab/>
        <w:tab/>
        <w:tab/>
        <w:tab/>
        <w:tab/>
        <w:tab/>
        <w:tab/>
        <w:t>Il Responsabile del Settore finanziario</w:t>
      </w:r>
    </w:p>
    <w:p w14:paraId="0B92C70E" w14:textId="77777777" w:rsidR="005B4A3D" w:rsidRPr="005B4A3D" w:rsidRDefault="005B4A3D" w:rsidP="005B4A3D">
      <w:pPr>
        <w:widowControl/>
        <w:pBdr>
          <w:top w:val="single" w:sz="4" w:space="1" w:color="auto"/>
          <w:left w:val="single" w:sz="4" w:space="4" w:color="auto"/>
          <w:bottom w:val="single" w:sz="4" w:space="1" w:color="auto"/>
          <w:right w:val="single" w:sz="4" w:space="11" w:color="auto"/>
        </w:pBdr>
        <w:suppressAutoHyphens/>
        <w:autoSpaceDE/>
        <w:autoSpaceDN/>
        <w:ind w:firstLine="360"/>
        <w:rPr>
          <w:rFonts w:eastAsia="Calibri"/>
          <w:kern w:val="1"/>
          <w:sz w:val="24"/>
          <w:szCs w:val="24"/>
        </w:rPr>
      </w:pPr>
      <w:r>
        <w:rPr>
          <w:rFonts w:eastAsia="Calibri"/>
          <w:kern w:val="1"/>
          <w:sz w:val="24"/>
          <w:szCs w:val="24"/>
        </w:rPr>
        <w:tab/>
        <w:tab/>
        <w:tab/>
        <w:tab/>
        <w:tab/>
        <w:tab/>
        <w:tab/>
        <w:t xml:space="preserve">            Dott.ssa Alexandra Lupo</w:t>
      </w:r>
    </w:p>
    <w:p w14:paraId="18EB2E45" w14:textId="77777777" w:rsidR="005B4A3D" w:rsidRPr="005B4A3D" w:rsidRDefault="005B4A3D" w:rsidP="005B4A3D">
      <w:pPr>
        <w:widowControl/>
        <w:pBdr>
          <w:top w:val="single" w:sz="4" w:space="1" w:color="auto"/>
          <w:left w:val="single" w:sz="4" w:space="4" w:color="auto"/>
          <w:bottom w:val="single" w:sz="4" w:space="1" w:color="auto"/>
          <w:right w:val="single" w:sz="4" w:space="11" w:color="auto"/>
        </w:pBdr>
        <w:suppressAutoHyphens/>
        <w:autoSpaceDE/>
        <w:autoSpaceDN/>
        <w:rPr>
          <w:rFonts w:eastAsia="Calibri"/>
          <w:kern w:val="1"/>
          <w:sz w:val="24"/>
          <w:szCs w:val="24"/>
        </w:rPr>
      </w:pPr>
    </w:p>
    <w:p w14:paraId="115AB9CD" w14:textId="77777777" w:rsidR="005B4A3D" w:rsidRPr="005B4A3D" w:rsidRDefault="005B4A3D" w:rsidP="005B4A3D">
      <w:pPr>
        <w:widowControl/>
        <w:pBdr>
          <w:top w:val="single" w:sz="4" w:space="1" w:color="auto"/>
          <w:left w:val="single" w:sz="4" w:space="4" w:color="auto"/>
          <w:bottom w:val="single" w:sz="4" w:space="1" w:color="auto"/>
          <w:right w:val="single" w:sz="4" w:space="11" w:color="auto"/>
        </w:pBdr>
        <w:suppressAutoHyphens/>
        <w:autoSpaceDE/>
        <w:autoSpaceDN/>
        <w:rPr>
          <w:kern w:val="1"/>
          <w:sz w:val="24"/>
          <w:szCs w:val="24"/>
          <w:lang w:eastAsia="ar-SA"/>
        </w:rPr>
      </w:pPr>
    </w:p>
    <w:p w14:paraId="6096B1CE" w14:textId="77777777" w:rsidR="005B4A3D" w:rsidRPr="005B4A3D" w:rsidRDefault="005B4A3D" w:rsidP="005B4A3D">
      <w:pPr>
        <w:widowControl/>
        <w:suppressAutoHyphens/>
        <w:autoSpaceDE/>
        <w:autoSpaceDN/>
        <w:rPr>
          <w:rFonts w:ascii="Calibri" w:eastAsia="Calibri" w:hAnsi="Calibri" w:cs="Calibri"/>
          <w:sz w:val="24"/>
          <w:szCs w:val="24"/>
          <w:lang w:eastAsia="ar-SA"/>
        </w:rPr>
      </w:pPr>
    </w:p>
    <w:p w14:paraId="10301EDB" w14:textId="6C7F92CF" w:rsidR="005B4A3D" w:rsidRPr="005B4A3D" w:rsidRDefault="000338A6" w:rsidP="000338A6">
      <w:pPr>
        <w:widowControl/>
        <w:tabs>
          <w:tab w:val="left" w:pos="9465"/>
        </w:tabs>
        <w:suppressAutoHyphens/>
        <w:autoSpaceDE/>
        <w:autoSpaceDN/>
        <w:rPr>
          <w:rFonts w:ascii="Calibri" w:eastAsia="Calibri" w:hAnsi="Calibri" w:cs="Calibri"/>
          <w:sz w:val="24"/>
          <w:szCs w:val="24"/>
          <w:lang w:eastAsia="ar-SA"/>
        </w:rPr>
      </w:pPr>
      <w:r>
        <w:rPr>
          <w:rFonts w:ascii="Calibri" w:eastAsia="Calibri" w:hAnsi="Calibri" w:cs="Calibri"/>
          <w:sz w:val="24"/>
          <w:szCs w:val="24"/>
          <w:lang w:eastAsia="ar-SA"/>
        </w:rPr>
        <w:tab/>
      </w:r>
    </w:p>
    <w:p w14:paraId="211C6411" w14:textId="77777777" w:rsidR="005B4A3D" w:rsidRPr="005B4A3D" w:rsidRDefault="005B4A3D" w:rsidP="005B4A3D">
      <w:pPr>
        <w:widowControl/>
        <w:suppressAutoHyphens/>
        <w:autoSpaceDE/>
        <w:autoSpaceDN/>
        <w:rPr>
          <w:rFonts w:ascii="Calibri" w:eastAsia="Calibri" w:hAnsi="Calibri" w:cs="Calibri"/>
          <w:sz w:val="24"/>
          <w:szCs w:val="24"/>
          <w:lang w:eastAsia="ar-SA"/>
        </w:rPr>
      </w:pPr>
    </w:p>
    <w:p w14:paraId="5937B5F8" w14:textId="77777777" w:rsidR="005B4A3D" w:rsidRPr="005B4A3D" w:rsidRDefault="005B4A3D" w:rsidP="005B4A3D">
      <w:pPr>
        <w:widowControl/>
        <w:suppressAutoHyphens/>
        <w:autoSpaceDE/>
        <w:autoSpaceDN/>
        <w:rPr>
          <w:rFonts w:ascii="Calibri" w:eastAsia="Calibri" w:hAnsi="Calibri" w:cs="Calibri"/>
          <w:sz w:val="24"/>
          <w:szCs w:val="24"/>
          <w:lang w:eastAsia="ar-SA"/>
        </w:rPr>
      </w:pPr>
    </w:p>
    <w:p w14:paraId="494CC41C" w14:textId="77777777" w:rsidR="005B4A3D" w:rsidRPr="005B4A3D" w:rsidRDefault="005B4A3D" w:rsidP="005B4A3D">
      <w:pPr>
        <w:widowControl/>
        <w:pBdr>
          <w:top w:val="single" w:sz="4" w:space="1" w:color="auto"/>
          <w:left w:val="single" w:sz="4" w:space="4" w:color="auto"/>
          <w:bottom w:val="single" w:sz="4" w:space="1" w:color="auto"/>
          <w:right w:val="single" w:sz="4" w:space="11" w:color="auto"/>
        </w:pBdr>
        <w:suppressAutoHyphens/>
        <w:autoSpaceDE/>
        <w:autoSpaceDN/>
        <w:ind w:firstLine="708"/>
        <w:rPr>
          <w:rFonts w:eastAsia="Calibri"/>
          <w:kern w:val="1"/>
          <w:sz w:val="24"/>
          <w:szCs w:val="24"/>
        </w:rPr>
      </w:pPr>
      <w:r>
        <w:rPr>
          <w:rFonts w:eastAsia="Calibri"/>
          <w:kern w:val="1"/>
          <w:sz w:val="24"/>
          <w:szCs w:val="24"/>
        </w:rPr>
        <w:t>Si esprime parere favorevole di regolarità contabile, ai sensi dell’art. 49, comma 1, del D.lgs. 267/2000.</w:t>
      </w:r>
    </w:p>
    <w:p w14:paraId="210C37EC" w14:textId="77777777" w:rsidR="005B4A3D" w:rsidRPr="005B4A3D" w:rsidRDefault="005B4A3D" w:rsidP="005B4A3D">
      <w:pPr>
        <w:widowControl/>
        <w:pBdr>
          <w:top w:val="single" w:sz="4" w:space="1" w:color="auto"/>
          <w:left w:val="single" w:sz="4" w:space="4" w:color="auto"/>
          <w:bottom w:val="single" w:sz="4" w:space="1" w:color="auto"/>
          <w:right w:val="single" w:sz="4" w:space="11" w:color="auto"/>
        </w:pBdr>
        <w:tabs>
          <w:tab w:val="left" w:pos="284"/>
          <w:tab w:val="left" w:pos="4820"/>
          <w:tab w:val="left" w:pos="5103"/>
          <w:tab w:val="left" w:pos="5387"/>
        </w:tabs>
        <w:suppressAutoHyphens/>
        <w:autoSpaceDE/>
        <w:autoSpaceDN/>
        <w:rPr>
          <w:rFonts w:eastAsia="Calibri"/>
          <w:kern w:val="1"/>
          <w:sz w:val="24"/>
          <w:szCs w:val="24"/>
        </w:rPr>
      </w:pPr>
    </w:p>
    <w:p w14:paraId="6CCA12BA" w14:textId="20D3F1B9" w:rsidR="005B4A3D" w:rsidRPr="005B4A3D" w:rsidRDefault="005B4A3D" w:rsidP="005B4A3D">
      <w:pPr>
        <w:widowControl/>
        <w:pBdr>
          <w:top w:val="single" w:sz="4" w:space="1" w:color="auto"/>
          <w:left w:val="single" w:sz="4" w:space="4" w:color="auto"/>
          <w:bottom w:val="single" w:sz="4" w:space="1" w:color="auto"/>
          <w:right w:val="single" w:sz="4" w:space="11" w:color="auto"/>
        </w:pBdr>
        <w:tabs>
          <w:tab w:val="left" w:pos="284"/>
          <w:tab w:val="left" w:pos="4820"/>
          <w:tab w:val="left" w:pos="5103"/>
          <w:tab w:val="left" w:pos="5387"/>
        </w:tabs>
        <w:suppressAutoHyphens/>
        <w:autoSpaceDE/>
        <w:autoSpaceDN/>
        <w:rPr>
          <w:rFonts w:eastAsia="Calibri"/>
          <w:kern w:val="1"/>
          <w:sz w:val="24"/>
          <w:szCs w:val="24"/>
        </w:rPr>
      </w:pPr>
      <w:r>
        <w:rPr>
          <w:rFonts w:eastAsia="Calibri"/>
          <w:kern w:val="1"/>
          <w:sz w:val="24"/>
          <w:szCs w:val="24"/>
        </w:rPr>
        <w:t xml:space="preserve"> Fiumefreddo Bruzio, xx/10/2026</w:t>
      </w:r>
    </w:p>
    <w:p w14:paraId="1F3D5A0A" w14:textId="77777777" w:rsidR="005B4A3D" w:rsidRPr="005B4A3D" w:rsidRDefault="005B4A3D" w:rsidP="005B4A3D">
      <w:pPr>
        <w:widowControl/>
        <w:pBdr>
          <w:top w:val="single" w:sz="4" w:space="1" w:color="auto"/>
          <w:left w:val="single" w:sz="4" w:space="4" w:color="auto"/>
          <w:bottom w:val="single" w:sz="4" w:space="1" w:color="auto"/>
          <w:right w:val="single" w:sz="4" w:space="11" w:color="auto"/>
        </w:pBdr>
        <w:suppressAutoHyphens/>
        <w:autoSpaceDE/>
        <w:autoSpaceDN/>
        <w:ind w:firstLine="360"/>
        <w:rPr>
          <w:rFonts w:eastAsia="Calibri"/>
          <w:kern w:val="1"/>
          <w:sz w:val="24"/>
          <w:szCs w:val="24"/>
        </w:rPr>
      </w:pPr>
      <w:r>
        <w:rPr>
          <w:rFonts w:eastAsia="Calibri"/>
          <w:kern w:val="1"/>
          <w:sz w:val="24"/>
          <w:szCs w:val="24"/>
        </w:rPr>
        <w:tab/>
        <w:tab/>
        <w:tab/>
        <w:tab/>
        <w:tab/>
        <w:t xml:space="preserve">                         Il Responsabile del Settore finanziario</w:t>
      </w:r>
    </w:p>
    <w:p w14:paraId="0FB3FDD7" w14:textId="77777777" w:rsidR="005B4A3D" w:rsidRPr="005B4A3D" w:rsidRDefault="005B4A3D" w:rsidP="005B4A3D">
      <w:pPr>
        <w:widowControl/>
        <w:pBdr>
          <w:top w:val="single" w:sz="4" w:space="1" w:color="auto"/>
          <w:left w:val="single" w:sz="4" w:space="4" w:color="auto"/>
          <w:bottom w:val="single" w:sz="4" w:space="1" w:color="auto"/>
          <w:right w:val="single" w:sz="4" w:space="11" w:color="auto"/>
        </w:pBdr>
        <w:suppressAutoHyphens/>
        <w:autoSpaceDE/>
        <w:autoSpaceDN/>
        <w:ind w:firstLine="360"/>
        <w:rPr>
          <w:rFonts w:eastAsia="Calibri"/>
          <w:kern w:val="1"/>
          <w:sz w:val="24"/>
          <w:szCs w:val="24"/>
        </w:rPr>
      </w:pPr>
      <w:r>
        <w:rPr>
          <w:rFonts w:eastAsia="Calibri"/>
          <w:kern w:val="1"/>
          <w:sz w:val="24"/>
          <w:szCs w:val="24"/>
        </w:rPr>
        <w:tab/>
        <w:tab/>
        <w:tab/>
        <w:tab/>
        <w:tab/>
        <w:tab/>
        <w:tab/>
        <w:t xml:space="preserve">              Dott.ssa Alexandra Lupo</w:t>
      </w:r>
    </w:p>
    <w:p w14:paraId="071DCA2C" w14:textId="77777777" w:rsidR="005B4A3D" w:rsidRPr="005B4A3D" w:rsidRDefault="005B4A3D" w:rsidP="005B4A3D">
      <w:pPr>
        <w:widowControl/>
        <w:pBdr>
          <w:top w:val="single" w:sz="4" w:space="1" w:color="auto"/>
          <w:left w:val="single" w:sz="4" w:space="4" w:color="auto"/>
          <w:bottom w:val="single" w:sz="4" w:space="1" w:color="auto"/>
          <w:right w:val="single" w:sz="4" w:space="11" w:color="auto"/>
        </w:pBdr>
        <w:suppressAutoHyphens/>
        <w:autoSpaceDE/>
        <w:autoSpaceDN/>
        <w:ind w:firstLine="360"/>
        <w:rPr>
          <w:rFonts w:eastAsia="Calibri"/>
          <w:kern w:val="1"/>
          <w:sz w:val="24"/>
          <w:szCs w:val="24"/>
        </w:rPr>
      </w:pPr>
    </w:p>
    <w:p w14:paraId="1CE19BC8" w14:textId="77777777" w:rsidR="005B4A3D" w:rsidRPr="005B4A3D" w:rsidRDefault="005B4A3D" w:rsidP="005B4A3D">
      <w:pPr>
        <w:widowControl/>
        <w:pBdr>
          <w:top w:val="single" w:sz="4" w:space="1" w:color="auto"/>
          <w:left w:val="single" w:sz="4" w:space="4" w:color="auto"/>
          <w:bottom w:val="single" w:sz="4" w:space="1" w:color="auto"/>
          <w:right w:val="single" w:sz="4" w:space="11" w:color="auto"/>
        </w:pBdr>
        <w:suppressAutoHyphens/>
        <w:autoSpaceDE/>
        <w:autoSpaceDN/>
        <w:rPr>
          <w:kern w:val="1"/>
          <w:sz w:val="24"/>
          <w:szCs w:val="24"/>
          <w:lang w:eastAsia="ar-SA"/>
        </w:rPr>
      </w:pPr>
    </w:p>
    <w:p w14:paraId="1621F810" w14:textId="77777777" w:rsidR="005B4A3D" w:rsidRPr="005B4A3D" w:rsidRDefault="005B4A3D" w:rsidP="005B4A3D">
      <w:pPr>
        <w:widowControl/>
        <w:suppressAutoHyphens/>
        <w:autoSpaceDE/>
        <w:autoSpaceDN/>
        <w:rPr>
          <w:kern w:val="1"/>
          <w:sz w:val="24"/>
          <w:szCs w:val="24"/>
          <w:lang w:eastAsia="ar-SA"/>
        </w:rPr>
      </w:pPr>
      <w:r>
        <w:rPr>
          <w:kern w:val="1"/>
          <w:sz w:val="24"/>
          <w:szCs w:val="24"/>
          <w:lang w:eastAsia="ar-SA"/>
        </w:rPr>
        <w:t xml:space="preserve">                         </w:t>
      </w:r>
    </w:p>
    <w:p w14:paraId="30363E54" w14:textId="77777777" w:rsidR="005B4A3D" w:rsidRPr="005B4A3D" w:rsidRDefault="005B4A3D" w:rsidP="005B4A3D">
      <w:pPr>
        <w:widowControl/>
        <w:autoSpaceDE/>
        <w:autoSpaceDN/>
        <w:jc w:val="both"/>
        <w:rPr>
          <w:kern w:val="1"/>
          <w:sz w:val="24"/>
          <w:szCs w:val="24"/>
          <w:lang w:eastAsia="ar-SA"/>
        </w:rPr>
      </w:pPr>
    </w:p>
    <w:p w14:paraId="2C01DF0E" w14:textId="77777777" w:rsidR="005B4A3D" w:rsidRPr="005B4A3D" w:rsidRDefault="005B4A3D" w:rsidP="005B4A3D">
      <w:pPr>
        <w:widowControl/>
        <w:autoSpaceDE/>
        <w:autoSpaceDN/>
        <w:ind w:firstLine="360"/>
        <w:jc w:val="both"/>
        <w:rPr>
          <w:kern w:val="1"/>
          <w:sz w:val="24"/>
          <w:szCs w:val="24"/>
          <w:lang w:eastAsia="ar-SA"/>
        </w:rPr>
      </w:pPr>
      <w:r>
        <w:rPr>
          <w:kern w:val="1"/>
          <w:sz w:val="24"/>
          <w:szCs w:val="24"/>
          <w:lang w:eastAsia="ar-SA"/>
        </w:rPr>
        <w:t>Letto, approvato e sottoscritto:</w:t>
      </w:r>
    </w:p>
    <w:p w14:paraId="5ED6DAF3" w14:textId="77777777" w:rsidR="005B4A3D" w:rsidRPr="005B4A3D" w:rsidRDefault="005B4A3D" w:rsidP="005B4A3D">
      <w:pPr>
        <w:widowControl/>
        <w:autoSpaceDE/>
        <w:autoSpaceDN/>
        <w:jc w:val="both"/>
        <w:rPr>
          <w:kern w:val="1"/>
          <w:sz w:val="24"/>
          <w:szCs w:val="24"/>
          <w:lang w:eastAsia="ar-SA"/>
        </w:rPr>
      </w:pPr>
    </w:p>
    <w:p w14:paraId="739A8553" w14:textId="77777777" w:rsidR="005B4A3D" w:rsidRPr="005B4A3D" w:rsidRDefault="005B4A3D" w:rsidP="005B4A3D">
      <w:pPr>
        <w:widowControl/>
        <w:autoSpaceDE/>
        <w:autoSpaceDN/>
        <w:ind w:firstLine="708"/>
        <w:jc w:val="both"/>
        <w:rPr>
          <w:b/>
          <w:bCs/>
          <w:kern w:val="1"/>
          <w:sz w:val="24"/>
          <w:szCs w:val="24"/>
          <w:lang w:eastAsia="ar-SA"/>
        </w:rPr>
      </w:pPr>
      <w:r>
        <w:rPr>
          <w:b/>
          <w:kern w:val="1"/>
          <w:sz w:val="24"/>
          <w:szCs w:val="24"/>
          <w:lang w:eastAsia="ar-SA"/>
        </w:rPr>
        <w:t xml:space="preserve">    IL SINDACO</w:t>
      </w:r>
      <w:r>
        <w:rPr>
          <w:kern w:val="1"/>
          <w:sz w:val="24"/>
          <w:szCs w:val="24"/>
          <w:lang w:eastAsia="ar-SA"/>
        </w:rPr>
        <w:tab/>
        <w:tab/>
        <w:tab/>
        <w:tab/>
      </w:r>
      <w:r>
        <w:rPr>
          <w:b/>
          <w:bCs/>
          <w:kern w:val="1"/>
          <w:sz w:val="24"/>
          <w:szCs w:val="24"/>
          <w:lang w:eastAsia="ar-SA"/>
        </w:rPr>
        <w:t xml:space="preserve">           IL SEGRETARIO COMUNALE</w:t>
      </w:r>
    </w:p>
    <w:p w14:paraId="09F9B452" w14:textId="77777777" w:rsidR="005B4A3D" w:rsidRPr="005B4A3D" w:rsidRDefault="005B4A3D" w:rsidP="005B4A3D">
      <w:pPr>
        <w:widowControl/>
        <w:autoSpaceDE/>
        <w:autoSpaceDN/>
        <w:jc w:val="both"/>
        <w:rPr>
          <w:b/>
          <w:kern w:val="1"/>
          <w:sz w:val="24"/>
          <w:szCs w:val="24"/>
          <w:lang w:eastAsia="ar-SA"/>
        </w:rPr>
      </w:pPr>
      <w:r>
        <w:rPr>
          <w:kern w:val="1"/>
          <w:sz w:val="24"/>
          <w:szCs w:val="24"/>
          <w:lang w:eastAsia="ar-SA"/>
        </w:rPr>
        <w:t>f.to Dott. Fortunato Rosario Barone</w:t>
        <w:tab/>
        <w:tab/>
        <w:t xml:space="preserve">                         f.to Dott. Gianpaolo Santopaolo</w:t>
      </w:r>
    </w:p>
    <w:p w14:paraId="4B87684F" w14:textId="77777777" w:rsidR="005B4A3D" w:rsidRPr="005B4A3D" w:rsidRDefault="005B4A3D" w:rsidP="005B4A3D">
      <w:pPr>
        <w:widowControl/>
        <w:autoSpaceDE/>
        <w:autoSpaceDN/>
        <w:jc w:val="both"/>
        <w:rPr>
          <w:kern w:val="1"/>
          <w:sz w:val="24"/>
          <w:szCs w:val="24"/>
          <w:lang w:eastAsia="ar-SA"/>
        </w:rPr>
      </w:pPr>
    </w:p>
    <w:p w14:paraId="24B97338" w14:textId="77777777" w:rsidR="005B4A3D" w:rsidRPr="005B4A3D" w:rsidRDefault="005B4A3D" w:rsidP="005B4A3D">
      <w:pPr>
        <w:widowControl/>
        <w:autoSpaceDE/>
        <w:autoSpaceDN/>
        <w:jc w:val="both"/>
        <w:rPr>
          <w:kern w:val="1"/>
          <w:sz w:val="24"/>
          <w:szCs w:val="24"/>
          <w:lang w:eastAsia="ar-SA"/>
        </w:rPr>
      </w:pPr>
    </w:p>
    <w:p w14:paraId="798600FC" w14:textId="77777777" w:rsidR="005B4A3D" w:rsidRPr="005B4A3D" w:rsidRDefault="005B4A3D" w:rsidP="005B4A3D">
      <w:pPr>
        <w:widowControl/>
        <w:autoSpaceDE/>
        <w:autoSpaceDN/>
        <w:jc w:val="both"/>
        <w:rPr>
          <w:kern w:val="1"/>
          <w:sz w:val="24"/>
          <w:szCs w:val="24"/>
          <w:lang w:eastAsia="ar-SA"/>
        </w:rPr>
      </w:pPr>
      <w:r>
        <w:rPr>
          <w:kern w:val="1"/>
          <w:sz w:val="24"/>
          <w:szCs w:val="24"/>
          <w:lang w:eastAsia="ar-SA"/>
        </w:rPr>
        <w:t>____________________________________________________________________________</w:t>
      </w:r>
    </w:p>
    <w:p w14:paraId="24E0B4FE" w14:textId="77777777" w:rsidR="005B4A3D" w:rsidRPr="005B4A3D" w:rsidRDefault="005B4A3D" w:rsidP="005B4A3D">
      <w:pPr>
        <w:widowControl/>
        <w:autoSpaceDE/>
        <w:autoSpaceDN/>
        <w:rPr>
          <w:sz w:val="24"/>
          <w:szCs w:val="24"/>
          <w:lang w:eastAsia="it-IT"/>
        </w:rPr>
      </w:pPr>
    </w:p>
    <w:p w14:paraId="5B8C280C" w14:textId="77777777" w:rsidR="005B4A3D" w:rsidRPr="005B4A3D" w:rsidRDefault="005B4A3D" w:rsidP="005B4A3D">
      <w:pPr>
        <w:widowControl/>
        <w:autoSpaceDE/>
        <w:autoSpaceDN/>
        <w:rPr>
          <w:sz w:val="24"/>
          <w:szCs w:val="24"/>
          <w:lang w:eastAsia="it-IT"/>
        </w:rPr>
      </w:pPr>
      <w:r>
        <w:rPr>
          <w:sz w:val="24"/>
          <w:szCs w:val="24"/>
          <w:lang w:eastAsia="it-IT"/>
        </w:rPr>
        <w:t>Il presente atto è pubblicato sull’Albo pretorio online per 15 giorni consecutivi.</w:t>
      </w:r>
    </w:p>
    <w:p w14:paraId="2AE941E8" w14:textId="77777777" w:rsidR="005B4A3D" w:rsidRPr="005B4A3D" w:rsidRDefault="005B4A3D" w:rsidP="005B4A3D">
      <w:pPr>
        <w:widowControl/>
        <w:autoSpaceDE/>
        <w:autoSpaceDN/>
        <w:rPr>
          <w:sz w:val="24"/>
          <w:szCs w:val="24"/>
          <w:lang w:eastAsia="it-IT"/>
        </w:rPr>
      </w:pPr>
    </w:p>
    <w:p w14:paraId="51922A30" w14:textId="564768A6" w:rsidR="005B4A3D" w:rsidRPr="005B4A3D" w:rsidRDefault="005B4A3D" w:rsidP="005B4A3D">
      <w:pPr>
        <w:widowControl/>
        <w:autoSpaceDE/>
        <w:autoSpaceDN/>
        <w:rPr>
          <w:sz w:val="24"/>
          <w:szCs w:val="24"/>
          <w:lang w:eastAsia="it-IT"/>
        </w:rPr>
      </w:pPr>
      <w:r>
        <w:rPr>
          <w:sz w:val="24"/>
          <w:szCs w:val="24"/>
          <w:lang w:eastAsia="it-IT"/>
        </w:rPr>
        <w:t>Fiumefreddo Bruzio, XX/10/2026</w:t>
      </w:r>
    </w:p>
    <w:p w14:paraId="6F694329" w14:textId="77777777" w:rsidR="005B4A3D" w:rsidRPr="005B4A3D" w:rsidRDefault="005B4A3D" w:rsidP="005B4A3D">
      <w:pPr>
        <w:widowControl/>
        <w:autoSpaceDE/>
        <w:autoSpaceDN/>
        <w:ind w:left="4254" w:firstLine="709"/>
        <w:rPr>
          <w:sz w:val="24"/>
          <w:szCs w:val="24"/>
          <w:lang w:eastAsia="it-IT"/>
        </w:rPr>
      </w:pPr>
      <w:r>
        <w:rPr>
          <w:sz w:val="24"/>
          <w:szCs w:val="24"/>
          <w:lang w:eastAsia="it-IT"/>
        </w:rPr>
        <w:t xml:space="preserve">                  L’Addetto alla pubblicazione</w:t>
      </w:r>
    </w:p>
    <w:p w14:paraId="34425FED" w14:textId="12E39D16" w:rsidR="005B4A3D" w:rsidRPr="005B4A3D" w:rsidRDefault="005B4A3D" w:rsidP="005B4A3D">
      <w:pPr>
        <w:widowControl/>
        <w:autoSpaceDE/>
        <w:autoSpaceDN/>
        <w:ind w:left="4254" w:firstLine="709"/>
        <w:rPr>
          <w:sz w:val="24"/>
          <w:szCs w:val="24"/>
          <w:lang w:eastAsia="it-IT"/>
        </w:rPr>
      </w:pPr>
      <w:r>
        <w:rPr>
          <w:sz w:val="24"/>
          <w:szCs w:val="24"/>
          <w:lang w:eastAsia="it-IT"/>
        </w:rPr>
        <w:t xml:space="preserve">                     </w:t>
      </w:r>
      <w:bookmarkStart w:id="0" w:name="_Hlk55975944"/>
      <w:r>
        <w:rPr>
          <w:sz w:val="24"/>
          <w:szCs w:val="24"/>
          <w:lang w:eastAsia="it-IT"/>
        </w:rPr>
        <w:t xml:space="preserve">       f.to Iorio Assunta</w:t>
      </w:r>
    </w:p>
    <w:p w14:paraId="7166CD74" w14:textId="77777777" w:rsidR="005B4A3D" w:rsidRPr="005B4A3D" w:rsidRDefault="005B4A3D" w:rsidP="005B4A3D">
      <w:pPr>
        <w:widowControl/>
        <w:autoSpaceDE/>
        <w:autoSpaceDN/>
        <w:ind w:left="4254" w:firstLine="709"/>
        <w:rPr>
          <w:sz w:val="24"/>
          <w:szCs w:val="24"/>
          <w:lang w:eastAsia="it-IT"/>
        </w:rPr>
      </w:pPr>
      <w:r>
        <w:rPr>
          <w:sz w:val="24"/>
          <w:szCs w:val="24"/>
          <w:lang w:eastAsia="it-IT"/>
        </w:rPr>
        <w:t xml:space="preserve">      </w:t>
      </w:r>
    </w:p>
    <w:bookmarkEnd w:id="0"/>
    <w:p w14:paraId="0FE4CA7D" w14:textId="77777777" w:rsidR="005B4A3D" w:rsidRPr="005B4A3D" w:rsidRDefault="005B4A3D" w:rsidP="005B4A3D">
      <w:pPr>
        <w:widowControl/>
        <w:autoSpaceDE/>
        <w:autoSpaceDN/>
        <w:spacing w:after="120" w:line="276" w:lineRule="auto"/>
        <w:ind w:right="334"/>
        <w:jc w:val="both"/>
        <w:rPr>
          <w:sz w:val="24"/>
        </w:rPr>
      </w:pPr>
    </w:p>
    <w:p w14:paraId="09C5CBEC" w14:textId="77777777" w:rsidR="00EE6C9D" w:rsidRDefault="00EE6C9D" w:rsidP="00DA01D2">
      <w:pPr>
        <w:pStyle w:val="Corpotesto"/>
        <w:ind w:left="5749"/>
      </w:pPr>
    </w:p>
    <w:sectPr w:rsidR="00EE6C9D">
      <w:pgSz w:w="11920" w:h="16850"/>
      <w:pgMar w:top="1680" w:right="566" w:bottom="280" w:left="708" w:header="720" w:footer="720"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visione" w:date="2026-10-29T14:20:14Z" w:initials="REV">
    <w:p w14:paraId="67A87D36" w14:textId="77777777">
      <w:r>
        <w:rPr>
          <w:rStyle w:val="CommentReference"/>
        </w:rPr>
        <w:annotationRef/>
      </w:r>
      <w:r>
        <w:rPr>
          <w:color w:val="000000"/>
          <w:sz w:val="20"/>
          <w:szCs w:val="20"/>
        </w:rPr>
        <w:t xml:space="preserve">Oggetto integrato con la norma che eleva il limite a 5/12 (art. 1, c. 555, L. 160/2019, prorogato al 2028 dall'art. 1, c. 672, L. 199/2025): l'art. 222 TUEL da solo consente 3/12. Se l'atto sostituisce una precedente deliberazione sull'anticipazione 2027, aggiungere «– Rideterminazione» e citare la delibera G.C. n. __ del __.</w:t>
      </w:r>
    </w:p>
  </w:comment>
  <w:comment w:id="1" w:author="Revisione" w:date="2026-10-29T14:20:14Z" w:initials="REV">
    <w:p w14:paraId="691B0F0B" w14:textId="77777777">
      <w:r>
        <w:rPr>
          <w:rStyle w:val="CommentReference"/>
        </w:rPr>
        <w:annotationRef/>
      </w:r>
      <w:r>
        <w:rPr>
          <w:color w:val="000000"/>
          <w:sz w:val="20"/>
          <w:szCs w:val="20"/>
        </w:rPr>
        <w:t xml:space="preserve">Premessa aggiunta. In ente dissestato va resa esplicita la separazione tra gestione liquidatoria (OSL, fatti fino al 31/12/2025) e gestione ordinaria, cui l'art. 255, c. 10, TUEL riserva le anticipazioni di tesoreria. Inserire la data del D.P.R. di nomina dell'OSL.</w:t>
      </w:r>
    </w:p>
  </w:comment>
  <w:comment w:id="2" w:author="Revisione" w:date="2026-10-29T14:20:14Z" w:initials="REV">
    <w:p w14:paraId="3A4AC591" w14:textId="77777777">
      <w:r>
        <w:rPr>
          <w:rStyle w:val="CommentReference"/>
        </w:rPr>
        <w:annotationRef/>
      </w:r>
      <w:r>
        <w:rPr>
          <w:color w:val="000000"/>
          <w:sz w:val="20"/>
          <w:szCs w:val="20"/>
        </w:rPr>
        <w:t xml:space="preserve">Art. 222, c. 2-bis, TUEL: 5/12 per i dissestati che hanno deliberato le aliquote massime (art. 251, c. 1) e sono in grave indisponibilità di cassa certificata da RSF e revisore, fino all'equilibrio ex art. 259 e per non oltre cinque anni compreso quello del dissesto. Non si somma al c. 555; resta utile come base alternativa nel 2029, alla cessazione della proroga.</w:t>
      </w:r>
    </w:p>
  </w:comment>
  <w:comment w:id="3" w:author="Revisione" w:date="2026-10-29T14:20:14Z" w:initials="REV">
    <w:p w14:paraId="1D9FD8BE" w14:textId="77777777">
      <w:r>
        <w:rPr>
          <w:rStyle w:val="CommentReference"/>
        </w:rPr>
        <w:annotationRef/>
      </w:r>
      <w:r>
        <w:rPr>
          <w:color w:val="000000"/>
          <w:sz w:val="20"/>
          <w:szCs w:val="20"/>
        </w:rPr>
        <w:t xml:space="preserve">Premessa necessaria in ente dissestato: l'anticipazione non è indebitamento (art. 3, c. 17, L. 350/2003) e quindi non incontra il divieto di nuovi mutui dell'art. 249 TUEL, nel testo novellato dal D.L. 144/2026, conv. L. 174/2026.</w:t>
      </w:r>
    </w:p>
  </w:comment>
  <w:comment w:id="4" w:author="Revisione" w:date="2026-10-29T14:20:15Z" w:initials="REV">
    <w:p w14:paraId="6EF9D7EA" w14:textId="77777777">
      <w:r>
        <w:rPr>
          <w:rStyle w:val="CommentReference"/>
        </w:rPr>
        <w:annotationRef/>
      </w:r>
      <w:r>
        <w:rPr>
          <w:color w:val="000000"/>
          <w:sz w:val="20"/>
          <w:szCs w:val="20"/>
        </w:rPr>
        <w:t xml:space="preserve">Premessa al nuovo punto del dispositivo sull'art. 195: il testo originario presupponeva l'utilizzo della cassa vincolata, precluso all'ente dissestato fino al decreto di approvazione del BSR.</w:t>
      </w:r>
    </w:p>
  </w:comment>
  <w:comment w:id="5" w:author="Revisione" w:date="2026-10-29T14:20:15Z" w:initials="REV">
    <w:p w14:paraId="068A795C" w14:textId="77777777">
      <w:r>
        <w:rPr>
          <w:rStyle w:val="CommentReference"/>
        </w:rPr>
        <w:annotationRef/>
      </w:r>
      <w:r>
        <w:rPr>
          <w:color w:val="000000"/>
          <w:sz w:val="20"/>
          <w:szCs w:val="20"/>
        </w:rPr>
        <w:t xml:space="preserve">Incoerenza del testo originario: qui «nelle more dell'approvazione del rendiconto 2025», nell'attestazione «ultimo rendiconto approvato, anno 2025». Scegliere A o B e uniformare premessa, attestazione e punto 2 del dispositivo (da eliminare in caso A). Dopo il D.L. 144/2026 (art. 248, c. 1, novellato) in dissesto sono sospesi i soli termini del bilancio di previsione: il rendiconto 2025 va comunque approvato.</w:t>
      </w:r>
    </w:p>
  </w:comment>
  <w:comment w:id="6" w:author="Revisione" w:date="2026-10-29T14:20:15Z" w:initials="REV">
    <w:p w14:paraId="0EFCFF91" w14:textId="77777777">
      <w:r>
        <w:rPr>
          <w:rStyle w:val="CommentReference"/>
        </w:rPr>
        <w:annotationRef/>
      </w:r>
      <w:r>
        <w:rPr>
          <w:color w:val="000000"/>
          <w:sz w:val="20"/>
          <w:szCs w:val="20"/>
        </w:rPr>
        <w:t xml:space="preserve">Importi riscontrati sul conto del bilancio 2025, colonna A (accertamenti di competenza): 1.626.372,13 + 394.676,20 + 468.397,74 = 2.489.446,07; 5/12 = 1.037.269,20; 3/12 = 622.361,52. Riaccertamenti dei residui e riscossioni non incidono sulla base di calcolo.</w:t>
      </w:r>
    </w:p>
  </w:comment>
  <w:comment w:id="7" w:author="Revisione" w:date="2026-10-29T14:20:15Z" w:initials="REV">
    <w:p w14:paraId="17B0D047" w14:textId="77777777">
      <w:r>
        <w:rPr>
          <w:rStyle w:val="CommentReference"/>
        </w:rPr>
        <w:annotationRef/>
      </w:r>
      <w:r>
        <w:rPr>
          <w:color w:val="000000"/>
          <w:sz w:val="20"/>
          <w:szCs w:val="20"/>
        </w:rPr>
        <w:t xml:space="preserve">Il punto 3 del dispositivo rinviava a una «determinazione dirigenziale citata in premessa» che in premessa non c'era: inserire gli estremi della determinazione di aggiudicazione e della delibera consiliare di approvazione della convenzione (art. 210 TUEL).</w:t>
      </w:r>
    </w:p>
  </w:comment>
  <w:comment w:id="8" w:author="Revisione" w:date="2026-10-29T14:20:15Z" w:initials="REV">
    <w:p w14:paraId="4B2CF10D" w14:textId="77777777">
      <w:r>
        <w:rPr>
          <w:rStyle w:val="CommentReference"/>
        </w:rPr>
        <w:annotationRef/>
      </w:r>
      <w:r>
        <w:rPr>
          <w:color w:val="000000"/>
          <w:sz w:val="20"/>
          <w:szCs w:val="20"/>
        </w:rPr>
        <w:t xml:space="preserve">Verificare la capienza nell'annualità 2027 del BSR: Tit. 7/Tit. 5 almeno pari a € 1.037.269,20, più gli interessi. Nel 2025 il Tit. 7 aveva una previsione definitiva di € 1.640.837,56 (in apparenza i 5/12 di una base 2023 di circa € 3,94 mln) e accertamenti pari a zero: nessun utilizzo contabilizzato, da riscontrare con il conto del tesoriere. Il nuovo limite è inferiore di € 603.568,36 (-36,8%).</w:t>
      </w:r>
    </w:p>
  </w:comment>
  <w:comment w:id="9" w:author="Revisione" w:date="2026-10-29T14:20:15Z" w:initials="REV">
    <w:p w14:paraId="06D696A5" w14:textId="77777777">
      <w:r>
        <w:rPr>
          <w:rStyle w:val="CommentReference"/>
        </w:rPr>
        <w:annotationRef/>
      </w:r>
      <w:r>
        <w:rPr>
          <w:color w:val="000000"/>
          <w:sz w:val="20"/>
          <w:szCs w:val="20"/>
        </w:rPr>
        <w:t xml:space="preserve">La base giuridica è l'art. 222 TUEL insieme all'art. 1, c. 555, L. 160/2019; il c. 672 della L. 199/2025 è la norma che ha prorogato l'elevazione al 2028. «Autorizzare» in luogo di «approvare»: la Giunta autorizza il ricorso, la richiesta al tesoriere la formula il RSF.</w:t>
      </w:r>
    </w:p>
  </w:comment>
  <w:comment w:id="10" w:author="Revisione" w:date="2026-10-29T14:20:15Z" w:initials="REV">
    <w:p w14:paraId="72E9424A" w14:textId="77777777">
      <w:r>
        <w:rPr>
          <w:rStyle w:val="CommentReference"/>
        </w:rPr>
        <w:annotationRef/>
      </w:r>
      <w:r>
        <w:rPr>
          <w:color w:val="000000"/>
          <w:sz w:val="20"/>
          <w:szCs w:val="20"/>
        </w:rPr>
        <w:t xml:space="preserve">Da mantenere solo con l'alternativa B. Tutela l'ente se il rendiconto approvato riportasse accertamenti inferiori: il limite già comunicato al tesoriere risulterebbe superiore a quello di legge.</w:t>
      </w:r>
    </w:p>
  </w:comment>
  <w:comment w:id="11" w:author="Revisione" w:date="2026-10-29T14:20:15Z" w:initials="REV">
    <w:p w14:paraId="374374EE" w14:textId="77777777">
      <w:r>
        <w:rPr>
          <w:rStyle w:val="CommentReference"/>
        </w:rPr>
        <w:annotationRef/>
      </w:r>
      <w:r>
        <w:rPr>
          <w:color w:val="000000"/>
          <w:sz w:val="20"/>
          <w:szCs w:val="20"/>
        </w:rPr>
        <w:t xml:space="preserve">Il vincolo a favore del tesoriere non può estendersi alle entrate a specifica destinazione né alle somme della massa attiva (fondo cassa e residui attivi al 31/12/2025, di competenza dell'OSL), per coerenza con la separazione delle gestioni.</w:t>
      </w:r>
    </w:p>
  </w:comment>
  <w:comment w:id="12" w:author="Revisione" w:date="2026-10-29T14:20:15Z" w:initials="REV">
    <w:p w14:paraId="4D5412A8" w14:textId="77777777">
      <w:r>
        <w:rPr>
          <w:rStyle w:val="CommentReference"/>
        </w:rPr>
        <w:annotationRef/>
      </w:r>
      <w:r>
        <w:rPr>
          <w:color w:val="000000"/>
          <w:sz w:val="20"/>
          <w:szCs w:val="20"/>
        </w:rPr>
        <w:t xml:space="preserve">Indicato l'anno. Un'anticipazione non restituita al 31/12 rileva ai fini del parametro di deficitarietà P3 (indicatore 3.2 «Anticipazioni chiuse solo contabilmente»).</w:t>
      </w:r>
    </w:p>
  </w:comment>
  <w:comment w:id="13" w:author="Revisione" w:date="2026-10-29T14:20:15Z" w:initials="REV">
    <w:p w14:paraId="4B0B7C3D" w14:textId="77777777">
      <w:r>
        <w:rPr>
          <w:rStyle w:val="CommentReference"/>
        </w:rPr>
        <w:annotationRef/>
      </w:r>
      <w:r>
        <w:rPr>
          <w:color w:val="000000"/>
          <w:sz w:val="20"/>
          <w:szCs w:val="20"/>
        </w:rPr>
        <w:t xml:space="preserve">Eliminato: ripete quanto già dato atto in premessa sui pareri ex art. 49 TUEL.</w:t>
      </w:r>
    </w:p>
  </w:comment>
  <w:comment w:id="14" w:author="Revisione" w:date="2026-10-29T14:20:15Z" w:initials="REV">
    <w:p w14:paraId="1F9D06ED" w14:textId="77777777">
      <w:r>
        <w:rPr>
          <w:rStyle w:val="CommentReference"/>
        </w:rPr>
        <w:annotationRef/>
      </w:r>
      <w:r>
        <w:rPr>
          <w:color w:val="000000"/>
          <w:sz w:val="20"/>
          <w:szCs w:val="20"/>
        </w:rPr>
        <w:t xml:space="preserve">Il punto 9 originario («accedere all'anticipazione dopo aver verificato le disponibilità di entrate a specifica destinazione») presupponeva l'utilizzo della cassa vincolata per spese correnti, che l'art. 195, c. 1, TUEL preclude all'ente dissestato fino al decreto ex art. 261, c. 3. Dopo il decreto servirà una deliberazione ex art. 195, c. 2; in alternativa si può inserire qui un'autorizzazione con efficacia dalla data del decreto.</w:t>
      </w:r>
    </w:p>
  </w:comment>
  <w:comment w:id="15" w:author="Revisione" w:date="2026-10-29T14:20:16Z" w:initials="REV">
    <w:p w14:paraId="63F98FC3" w14:textId="77777777">
      <w:r>
        <w:rPr>
          <w:rStyle w:val="CommentReference"/>
        </w:rPr>
        <w:annotationRef/>
      </w:r>
      <w:r>
        <w:rPr>
          <w:color w:val="000000"/>
          <w:sz w:val="20"/>
          <w:szCs w:val="20"/>
        </w:rPr>
        <w:t xml:space="preserve">Raccordo con la gestione in pendenza di dissesto: fino all'approvazione del BSR valgono i limiti dell'art. 250 TUEL (impegni entro gli stanziamenti dell'ultimo bilancio approvato, pagamenti mensili per dodicesimi). L'anticipazione dà liquidità, non capacità di spesa.</w:t>
      </w:r>
    </w:p>
  </w:comment>
  <w:comment w:id="16" w:author="Revisione" w:date="2026-10-29T14:20:16Z" w:initials="REV">
    <w:p w14:paraId="07F26D5E" w14:textId="77777777">
      <w:r>
        <w:rPr>
          <w:rStyle w:val="CommentReference"/>
        </w:rPr>
        <w:annotationRef/>
      </w:r>
      <w:r>
        <w:rPr>
          <w:color w:val="000000"/>
          <w:sz w:val="20"/>
          <w:szCs w:val="20"/>
        </w:rPr>
        <w:t xml:space="preserve">Art. 134, c. 4, TUEL: il termine corretto è «immediatamente eseguibile», non «esecutiva». Aggiunta la motivazione dell'urgenza.</w:t>
      </w:r>
    </w:p>
  </w:comment>
  <w:comment w:id="17" w:author="Revisione" w:date="2026-10-29T14:20:16Z" w:initials="REV">
    <w:p w14:paraId="38A7D6ED" w14:textId="77777777">
      <w:r>
        <w:rPr>
          <w:rStyle w:val="CommentReference"/>
        </w:rPr>
        <w:annotationRef/>
      </w:r>
      <w:r>
        <w:rPr>
          <w:color w:val="000000"/>
          <w:sz w:val="20"/>
          <w:szCs w:val="20"/>
        </w:rPr>
        <w:t xml:space="preserve">Dati da valutare prima del rendiconto: minori accertamenti rispetto alle previsioni definitive di -1.085.366,52 al Tit. 1 (-40%), -338.937,98 al Tit. 2 (-46%), -864.803,17 al Tit. 3 (-65%); riscossioni di competenza del Tit. 1 pari al 96,5% degli accertamenti. Il quadro è compatibile con entrate accertate per cassa (es. TARI o recupero evasione), che il principio 4/2 non ammette per le entrate riscosse tramite ruolo o lista di carico. Se in sede di rendiconto gli accertamenti venissero integrati, il limite salirebbe e andrebbe rideterminato.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7A87D36" w15:done="0"/>
  <w15:commentEx w15:paraId="691B0F0B" w15:done="0"/>
  <w15:commentEx w15:paraId="3A4AC591" w15:done="0"/>
  <w15:commentEx w15:paraId="1D9FD8BE" w15:done="0"/>
  <w15:commentEx w15:paraId="6EF9D7EA" w15:done="0"/>
  <w15:commentEx w15:paraId="068A795C" w15:done="0"/>
  <w15:commentEx w15:paraId="0EFCFF91" w15:done="0"/>
  <w15:commentEx w15:paraId="17B0D047" w15:done="0"/>
  <w15:commentEx w15:paraId="4B2CF10D" w15:done="0"/>
  <w15:commentEx w15:paraId="06D696A5" w15:done="0"/>
  <w15:commentEx w15:paraId="72E9424A" w15:done="0"/>
  <w15:commentEx w15:paraId="374374EE" w15:done="0"/>
  <w15:commentEx w15:paraId="4D5412A8" w15:done="0"/>
  <w15:commentEx w15:paraId="4B0B7C3D" w15:done="0"/>
  <w15:commentEx w15:paraId="1F9D06ED" w15:done="0"/>
  <w15:commentEx w15:paraId="63F98FC3" w15:done="0"/>
  <w15:commentEx w15:paraId="07F26D5E" w15:done="0"/>
  <w15:commentEx w15:paraId="38A7D6E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000822B8" w16cex:dateUtc="2026-10-29T14:20:14Z"/>
  <w16cex:commentExtensible w16cex:durableId="630213ED" w16cex:dateUtc="2026-10-29T14:20:14Z"/>
  <w16cex:commentExtensible w16cex:durableId="4CAA39FD" w16cex:dateUtc="2026-10-29T14:20:14Z"/>
  <w16cex:commentExtensible w16cex:durableId="4DA3DDB1" w16cex:dateUtc="2026-10-29T14:20:14Z"/>
  <w16cex:commentExtensible w16cex:durableId="2A9D783A" w16cex:dateUtc="2026-10-29T14:20:15Z"/>
  <w16cex:commentExtensible w16cex:durableId="03077768" w16cex:dateUtc="2026-10-29T14:20:15Z"/>
  <w16cex:commentExtensible w16cex:durableId="548ED7AB" w16cex:dateUtc="2026-10-29T14:20:15Z"/>
  <w16cex:commentExtensible w16cex:durableId="494674AF" w16cex:dateUtc="2026-10-29T14:20:15Z"/>
  <w16cex:commentExtensible w16cex:durableId="4B437D95" w16cex:dateUtc="2026-10-29T14:20:15Z"/>
  <w16cex:commentExtensible w16cex:durableId="7CA7C081" w16cex:dateUtc="2026-10-29T14:20:15Z"/>
  <w16cex:commentExtensible w16cex:durableId="52D3F4A5" w16cex:dateUtc="2026-10-29T14:20:15Z"/>
  <w16cex:commentExtensible w16cex:durableId="6091FAEC" w16cex:dateUtc="2026-10-29T14:20:15Z"/>
  <w16cex:commentExtensible w16cex:durableId="78971660" w16cex:dateUtc="2026-10-29T14:20:15Z"/>
  <w16cex:commentExtensible w16cex:durableId="64282EE2" w16cex:dateUtc="2026-10-29T14:20:15Z"/>
  <w16cex:commentExtensible w16cex:durableId="529719AD" w16cex:dateUtc="2026-10-29T14:20:15Z"/>
  <w16cex:commentExtensible w16cex:durableId="79C811EC" w16cex:dateUtc="2026-10-29T14:20:16Z"/>
  <w16cex:commentExtensible w16cex:durableId="78D4B495" w16cex:dateUtc="2026-10-29T14:20:16Z"/>
  <w16cex:commentExtensible w16cex:durableId="6760C265" w16cex:dateUtc="2026-10-29T14:20:16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7A87D36" w16cid:durableId="000822B8"/>
  <w16cid:commentId w16cid:paraId="691B0F0B" w16cid:durableId="630213ED"/>
  <w16cid:commentId w16cid:paraId="3A4AC591" w16cid:durableId="4CAA39FD"/>
  <w16cid:commentId w16cid:paraId="1D9FD8BE" w16cid:durableId="4DA3DDB1"/>
  <w16cid:commentId w16cid:paraId="6EF9D7EA" w16cid:durableId="2A9D783A"/>
  <w16cid:commentId w16cid:paraId="068A795C" w16cid:durableId="03077768"/>
  <w16cid:commentId w16cid:paraId="0EFCFF91" w16cid:durableId="548ED7AB"/>
  <w16cid:commentId w16cid:paraId="17B0D047" w16cid:durableId="494674AF"/>
  <w16cid:commentId w16cid:paraId="4B2CF10D" w16cid:durableId="4B437D95"/>
  <w16cid:commentId w16cid:paraId="06D696A5" w16cid:durableId="7CA7C081"/>
  <w16cid:commentId w16cid:paraId="72E9424A" w16cid:durableId="52D3F4A5"/>
  <w16cid:commentId w16cid:paraId="374374EE" w16cid:durableId="6091FAEC"/>
  <w16cid:commentId w16cid:paraId="4D5412A8" w16cid:durableId="78971660"/>
  <w16cid:commentId w16cid:paraId="4B0B7C3D" w16cid:durableId="64282EE2"/>
  <w16cid:commentId w16cid:paraId="1F9D06ED" w16cid:durableId="529719AD"/>
  <w16cid:commentId w16cid:paraId="63F98FC3" w16cid:durableId="79C811EC"/>
  <w16cid:commentId w16cid:paraId="07F26D5E" w16cid:durableId="78D4B495"/>
  <w16cid:commentId w16cid:paraId="38A7D6ED" w16cid:durableId="6760C26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643A582" w14:textId="77777777" w:rsidR="00C41D58" w:rsidRDefault="00C41D58" w:rsidP="000338A6">
      <w:r>
        <w:separator/>
      </w:r>
    </w:p>
  </w:endnote>
  <w:endnote w:type="continuationSeparator" w:id="0">
    <w:p w14:paraId="78069B1B" w14:textId="77777777" w:rsidR="00C41D58" w:rsidRDefault="00C41D58" w:rsidP="000338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MT">
    <w:altName w:val="Arial"/>
    <w:charset w:val="01"/>
    <w:family w:val="swiss"/>
    <w:pitch w:val="variable"/>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AC88D59" w14:textId="77777777" w:rsidR="00C41D58" w:rsidRDefault="00C41D58" w:rsidP="000338A6">
      <w:r>
        <w:separator/>
      </w:r>
    </w:p>
  </w:footnote>
  <w:footnote w:type="continuationSeparator" w:id="0">
    <w:p w14:paraId="040F6EAA" w14:textId="77777777" w:rsidR="00C41D58" w:rsidRDefault="00C41D58" w:rsidP="000338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E5A51B0"/>
    <w:multiLevelType w:val="hybridMultilevel"/>
    <w:tmpl w:val="1B001B8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 w15:restartNumberingAfterBreak="0">
    <w:nsid w:val="11F51FAE"/>
    <w:multiLevelType w:val="hybridMultilevel"/>
    <w:tmpl w:val="EF763CA6"/>
    <w:lvl w:ilvl="0" w:tplc="0952E448">
      <w:start w:val="1"/>
      <w:numFmt w:val="decimal"/>
      <w:lvlText w:val="%1."/>
      <w:lvlJc w:val="left"/>
      <w:pPr>
        <w:ind w:left="291" w:hanging="291"/>
        <w:jc w:val="right"/>
      </w:pPr>
      <w:rPr>
        <w:rFonts w:ascii="Times New Roman" w:eastAsia="Times New Roman" w:hAnsi="Times New Roman" w:cs="Times New Roman"/>
        <w:b w:val="0"/>
        <w:bCs w:val="0"/>
        <w:i w:val="0"/>
        <w:iCs w:val="0"/>
        <w:spacing w:val="0"/>
        <w:w w:val="100"/>
        <w:sz w:val="24"/>
        <w:szCs w:val="24"/>
        <w:lang w:val="it-IT" w:eastAsia="en-US" w:bidi="ar-SA"/>
      </w:rPr>
    </w:lvl>
    <w:lvl w:ilvl="1" w:tplc="67128F16">
      <w:numFmt w:val="bullet"/>
      <w:lvlText w:val="•"/>
      <w:lvlJc w:val="left"/>
      <w:pPr>
        <w:ind w:left="1308" w:hanging="291"/>
      </w:pPr>
      <w:rPr>
        <w:rFonts w:hint="default"/>
        <w:lang w:val="it-IT" w:eastAsia="en-US" w:bidi="ar-SA"/>
      </w:rPr>
    </w:lvl>
    <w:lvl w:ilvl="2" w:tplc="B51A2EFC">
      <w:numFmt w:val="bullet"/>
      <w:lvlText w:val="•"/>
      <w:lvlJc w:val="left"/>
      <w:pPr>
        <w:ind w:left="2330" w:hanging="291"/>
      </w:pPr>
      <w:rPr>
        <w:rFonts w:hint="default"/>
        <w:lang w:val="it-IT" w:eastAsia="en-US" w:bidi="ar-SA"/>
      </w:rPr>
    </w:lvl>
    <w:lvl w:ilvl="3" w:tplc="C6F2BF2C">
      <w:numFmt w:val="bullet"/>
      <w:lvlText w:val="•"/>
      <w:lvlJc w:val="left"/>
      <w:pPr>
        <w:ind w:left="3352" w:hanging="291"/>
      </w:pPr>
      <w:rPr>
        <w:rFonts w:hint="default"/>
        <w:lang w:val="it-IT" w:eastAsia="en-US" w:bidi="ar-SA"/>
      </w:rPr>
    </w:lvl>
    <w:lvl w:ilvl="4" w:tplc="862CC86A">
      <w:numFmt w:val="bullet"/>
      <w:lvlText w:val="•"/>
      <w:lvlJc w:val="left"/>
      <w:pPr>
        <w:ind w:left="4373" w:hanging="291"/>
      </w:pPr>
      <w:rPr>
        <w:rFonts w:hint="default"/>
        <w:lang w:val="it-IT" w:eastAsia="en-US" w:bidi="ar-SA"/>
      </w:rPr>
    </w:lvl>
    <w:lvl w:ilvl="5" w:tplc="1D1C2F3E">
      <w:numFmt w:val="bullet"/>
      <w:lvlText w:val="•"/>
      <w:lvlJc w:val="left"/>
      <w:pPr>
        <w:ind w:left="5395" w:hanging="291"/>
      </w:pPr>
      <w:rPr>
        <w:rFonts w:hint="default"/>
        <w:lang w:val="it-IT" w:eastAsia="en-US" w:bidi="ar-SA"/>
      </w:rPr>
    </w:lvl>
    <w:lvl w:ilvl="6" w:tplc="AB58F6F0">
      <w:numFmt w:val="bullet"/>
      <w:lvlText w:val="•"/>
      <w:lvlJc w:val="left"/>
      <w:pPr>
        <w:ind w:left="6417" w:hanging="291"/>
      </w:pPr>
      <w:rPr>
        <w:rFonts w:hint="default"/>
        <w:lang w:val="it-IT" w:eastAsia="en-US" w:bidi="ar-SA"/>
      </w:rPr>
    </w:lvl>
    <w:lvl w:ilvl="7" w:tplc="028C01DA">
      <w:numFmt w:val="bullet"/>
      <w:lvlText w:val="•"/>
      <w:lvlJc w:val="left"/>
      <w:pPr>
        <w:ind w:left="7439" w:hanging="291"/>
      </w:pPr>
      <w:rPr>
        <w:rFonts w:hint="default"/>
        <w:lang w:val="it-IT" w:eastAsia="en-US" w:bidi="ar-SA"/>
      </w:rPr>
    </w:lvl>
    <w:lvl w:ilvl="8" w:tplc="4A24B15A">
      <w:numFmt w:val="bullet"/>
      <w:lvlText w:val="•"/>
      <w:lvlJc w:val="left"/>
      <w:pPr>
        <w:ind w:left="8460" w:hanging="291"/>
      </w:pPr>
      <w:rPr>
        <w:rFonts w:hint="default"/>
        <w:lang w:val="it-IT" w:eastAsia="en-US" w:bidi="ar-SA"/>
      </w:rPr>
    </w:lvl>
  </w:abstractNum>
  <w:abstractNum w:abstractNumId="2" w15:restartNumberingAfterBreak="0">
    <w:nsid w:val="35042567"/>
    <w:multiLevelType w:val="hybridMultilevel"/>
    <w:tmpl w:val="3FF2886E"/>
    <w:lvl w:ilvl="0" w:tplc="04100001">
      <w:start w:val="1"/>
      <w:numFmt w:val="bullet"/>
      <w:lvlText w:val=""/>
      <w:lvlJc w:val="left"/>
      <w:pPr>
        <w:ind w:left="1200" w:hanging="360"/>
      </w:pPr>
      <w:rPr>
        <w:rFonts w:ascii="Symbol" w:hAnsi="Symbol" w:hint="default"/>
      </w:rPr>
    </w:lvl>
    <w:lvl w:ilvl="1" w:tplc="04100003" w:tentative="1">
      <w:start w:val="1"/>
      <w:numFmt w:val="bullet"/>
      <w:lvlText w:val="o"/>
      <w:lvlJc w:val="left"/>
      <w:pPr>
        <w:ind w:left="1920" w:hanging="360"/>
      </w:pPr>
      <w:rPr>
        <w:rFonts w:ascii="Courier New" w:hAnsi="Courier New" w:cs="Courier New" w:hint="default"/>
      </w:rPr>
    </w:lvl>
    <w:lvl w:ilvl="2" w:tplc="04100005" w:tentative="1">
      <w:start w:val="1"/>
      <w:numFmt w:val="bullet"/>
      <w:lvlText w:val=""/>
      <w:lvlJc w:val="left"/>
      <w:pPr>
        <w:ind w:left="2640" w:hanging="360"/>
      </w:pPr>
      <w:rPr>
        <w:rFonts w:ascii="Wingdings" w:hAnsi="Wingdings" w:hint="default"/>
      </w:rPr>
    </w:lvl>
    <w:lvl w:ilvl="3" w:tplc="04100001" w:tentative="1">
      <w:start w:val="1"/>
      <w:numFmt w:val="bullet"/>
      <w:lvlText w:val=""/>
      <w:lvlJc w:val="left"/>
      <w:pPr>
        <w:ind w:left="3360" w:hanging="360"/>
      </w:pPr>
      <w:rPr>
        <w:rFonts w:ascii="Symbol" w:hAnsi="Symbol" w:hint="default"/>
      </w:rPr>
    </w:lvl>
    <w:lvl w:ilvl="4" w:tplc="04100003" w:tentative="1">
      <w:start w:val="1"/>
      <w:numFmt w:val="bullet"/>
      <w:lvlText w:val="o"/>
      <w:lvlJc w:val="left"/>
      <w:pPr>
        <w:ind w:left="4080" w:hanging="360"/>
      </w:pPr>
      <w:rPr>
        <w:rFonts w:ascii="Courier New" w:hAnsi="Courier New" w:cs="Courier New" w:hint="default"/>
      </w:rPr>
    </w:lvl>
    <w:lvl w:ilvl="5" w:tplc="04100005" w:tentative="1">
      <w:start w:val="1"/>
      <w:numFmt w:val="bullet"/>
      <w:lvlText w:val=""/>
      <w:lvlJc w:val="left"/>
      <w:pPr>
        <w:ind w:left="4800" w:hanging="360"/>
      </w:pPr>
      <w:rPr>
        <w:rFonts w:ascii="Wingdings" w:hAnsi="Wingdings" w:hint="default"/>
      </w:rPr>
    </w:lvl>
    <w:lvl w:ilvl="6" w:tplc="04100001" w:tentative="1">
      <w:start w:val="1"/>
      <w:numFmt w:val="bullet"/>
      <w:lvlText w:val=""/>
      <w:lvlJc w:val="left"/>
      <w:pPr>
        <w:ind w:left="5520" w:hanging="360"/>
      </w:pPr>
      <w:rPr>
        <w:rFonts w:ascii="Symbol" w:hAnsi="Symbol" w:hint="default"/>
      </w:rPr>
    </w:lvl>
    <w:lvl w:ilvl="7" w:tplc="04100003" w:tentative="1">
      <w:start w:val="1"/>
      <w:numFmt w:val="bullet"/>
      <w:lvlText w:val="o"/>
      <w:lvlJc w:val="left"/>
      <w:pPr>
        <w:ind w:left="6240" w:hanging="360"/>
      </w:pPr>
      <w:rPr>
        <w:rFonts w:ascii="Courier New" w:hAnsi="Courier New" w:cs="Courier New" w:hint="default"/>
      </w:rPr>
    </w:lvl>
    <w:lvl w:ilvl="8" w:tplc="04100005" w:tentative="1">
      <w:start w:val="1"/>
      <w:numFmt w:val="bullet"/>
      <w:lvlText w:val=""/>
      <w:lvlJc w:val="left"/>
      <w:pPr>
        <w:ind w:left="6960" w:hanging="360"/>
      </w:pPr>
      <w:rPr>
        <w:rFonts w:ascii="Wingdings" w:hAnsi="Wingdings" w:hint="default"/>
      </w:rPr>
    </w:lvl>
  </w:abstractNum>
  <w:abstractNum w:abstractNumId="3" w15:restartNumberingAfterBreak="0">
    <w:nsid w:val="56A121F8"/>
    <w:multiLevelType w:val="hybridMultilevel"/>
    <w:tmpl w:val="E30A91EC"/>
    <w:lvl w:ilvl="0" w:tplc="B4AE19EE">
      <w:numFmt w:val="bullet"/>
      <w:lvlText w:val="-"/>
      <w:lvlJc w:val="left"/>
      <w:pPr>
        <w:ind w:left="922" w:hanging="137"/>
      </w:pPr>
      <w:rPr>
        <w:rFonts w:ascii="Times New Roman" w:eastAsia="Times New Roman" w:hAnsi="Times New Roman" w:cs="Times New Roman" w:hint="default"/>
        <w:b w:val="0"/>
        <w:bCs w:val="0"/>
        <w:i w:val="0"/>
        <w:iCs w:val="0"/>
        <w:spacing w:val="0"/>
        <w:w w:val="100"/>
        <w:sz w:val="24"/>
        <w:szCs w:val="24"/>
        <w:lang w:val="it-IT" w:eastAsia="en-US" w:bidi="ar-SA"/>
      </w:rPr>
    </w:lvl>
    <w:lvl w:ilvl="1" w:tplc="FE105792">
      <w:numFmt w:val="bullet"/>
      <w:lvlText w:val="•"/>
      <w:lvlJc w:val="left"/>
      <w:pPr>
        <w:ind w:left="1891" w:hanging="137"/>
      </w:pPr>
      <w:rPr>
        <w:rFonts w:hint="default"/>
        <w:lang w:val="it-IT" w:eastAsia="en-US" w:bidi="ar-SA"/>
      </w:rPr>
    </w:lvl>
    <w:lvl w:ilvl="2" w:tplc="F20E8A8C">
      <w:numFmt w:val="bullet"/>
      <w:lvlText w:val="•"/>
      <w:lvlJc w:val="left"/>
      <w:pPr>
        <w:ind w:left="2863" w:hanging="137"/>
      </w:pPr>
      <w:rPr>
        <w:rFonts w:hint="default"/>
        <w:lang w:val="it-IT" w:eastAsia="en-US" w:bidi="ar-SA"/>
      </w:rPr>
    </w:lvl>
    <w:lvl w:ilvl="3" w:tplc="9926AE54">
      <w:numFmt w:val="bullet"/>
      <w:lvlText w:val="•"/>
      <w:lvlJc w:val="left"/>
      <w:pPr>
        <w:ind w:left="3835" w:hanging="137"/>
      </w:pPr>
      <w:rPr>
        <w:rFonts w:hint="default"/>
        <w:lang w:val="it-IT" w:eastAsia="en-US" w:bidi="ar-SA"/>
      </w:rPr>
    </w:lvl>
    <w:lvl w:ilvl="4" w:tplc="5B8A2094">
      <w:numFmt w:val="bullet"/>
      <w:lvlText w:val="•"/>
      <w:lvlJc w:val="left"/>
      <w:pPr>
        <w:ind w:left="4806" w:hanging="137"/>
      </w:pPr>
      <w:rPr>
        <w:rFonts w:hint="default"/>
        <w:lang w:val="it-IT" w:eastAsia="en-US" w:bidi="ar-SA"/>
      </w:rPr>
    </w:lvl>
    <w:lvl w:ilvl="5" w:tplc="55806A02">
      <w:numFmt w:val="bullet"/>
      <w:lvlText w:val="•"/>
      <w:lvlJc w:val="left"/>
      <w:pPr>
        <w:ind w:left="5778" w:hanging="137"/>
      </w:pPr>
      <w:rPr>
        <w:rFonts w:hint="default"/>
        <w:lang w:val="it-IT" w:eastAsia="en-US" w:bidi="ar-SA"/>
      </w:rPr>
    </w:lvl>
    <w:lvl w:ilvl="6" w:tplc="6DD4F30E">
      <w:numFmt w:val="bullet"/>
      <w:lvlText w:val="•"/>
      <w:lvlJc w:val="left"/>
      <w:pPr>
        <w:ind w:left="6750" w:hanging="137"/>
      </w:pPr>
      <w:rPr>
        <w:rFonts w:hint="default"/>
        <w:lang w:val="it-IT" w:eastAsia="en-US" w:bidi="ar-SA"/>
      </w:rPr>
    </w:lvl>
    <w:lvl w:ilvl="7" w:tplc="FDC073C6">
      <w:numFmt w:val="bullet"/>
      <w:lvlText w:val="•"/>
      <w:lvlJc w:val="left"/>
      <w:pPr>
        <w:ind w:left="7722" w:hanging="137"/>
      </w:pPr>
      <w:rPr>
        <w:rFonts w:hint="default"/>
        <w:lang w:val="it-IT" w:eastAsia="en-US" w:bidi="ar-SA"/>
      </w:rPr>
    </w:lvl>
    <w:lvl w:ilvl="8" w:tplc="D75EEA9C">
      <w:numFmt w:val="bullet"/>
      <w:lvlText w:val="•"/>
      <w:lvlJc w:val="left"/>
      <w:pPr>
        <w:ind w:left="8693" w:hanging="137"/>
      </w:pPr>
      <w:rPr>
        <w:rFonts w:hint="default"/>
        <w:lang w:val="it-IT" w:eastAsia="en-US" w:bidi="ar-SA"/>
      </w:rPr>
    </w:lvl>
  </w:abstractNum>
  <w:abstractNum w:abstractNumId="4" w15:restartNumberingAfterBreak="0">
    <w:nsid w:val="6B352371"/>
    <w:multiLevelType w:val="hybridMultilevel"/>
    <w:tmpl w:val="B67AEBAE"/>
    <w:lvl w:ilvl="0" w:tplc="0400F330">
      <w:numFmt w:val="bullet"/>
      <w:lvlText w:val=""/>
      <w:lvlJc w:val="left"/>
      <w:pPr>
        <w:ind w:left="1128" w:hanging="346"/>
      </w:pPr>
      <w:rPr>
        <w:rFonts w:ascii="Symbol" w:eastAsia="Symbol" w:hAnsi="Symbol" w:cs="Symbol" w:hint="default"/>
        <w:b w:val="0"/>
        <w:bCs w:val="0"/>
        <w:i w:val="0"/>
        <w:iCs w:val="0"/>
        <w:spacing w:val="0"/>
        <w:w w:val="100"/>
        <w:sz w:val="24"/>
        <w:szCs w:val="24"/>
        <w:lang w:val="it-IT" w:eastAsia="en-US" w:bidi="ar-SA"/>
      </w:rPr>
    </w:lvl>
    <w:lvl w:ilvl="1" w:tplc="1CDA42A0">
      <w:numFmt w:val="bullet"/>
      <w:lvlText w:val="•"/>
      <w:lvlJc w:val="left"/>
      <w:pPr>
        <w:ind w:left="2071" w:hanging="346"/>
      </w:pPr>
      <w:rPr>
        <w:rFonts w:hint="default"/>
        <w:lang w:val="it-IT" w:eastAsia="en-US" w:bidi="ar-SA"/>
      </w:rPr>
    </w:lvl>
    <w:lvl w:ilvl="2" w:tplc="431E51B8">
      <w:numFmt w:val="bullet"/>
      <w:lvlText w:val="•"/>
      <w:lvlJc w:val="left"/>
      <w:pPr>
        <w:ind w:left="3023" w:hanging="346"/>
      </w:pPr>
      <w:rPr>
        <w:rFonts w:hint="default"/>
        <w:lang w:val="it-IT" w:eastAsia="en-US" w:bidi="ar-SA"/>
      </w:rPr>
    </w:lvl>
    <w:lvl w:ilvl="3" w:tplc="8E0AA008">
      <w:numFmt w:val="bullet"/>
      <w:lvlText w:val="•"/>
      <w:lvlJc w:val="left"/>
      <w:pPr>
        <w:ind w:left="3975" w:hanging="346"/>
      </w:pPr>
      <w:rPr>
        <w:rFonts w:hint="default"/>
        <w:lang w:val="it-IT" w:eastAsia="en-US" w:bidi="ar-SA"/>
      </w:rPr>
    </w:lvl>
    <w:lvl w:ilvl="4" w:tplc="EA4E3022">
      <w:numFmt w:val="bullet"/>
      <w:lvlText w:val="•"/>
      <w:lvlJc w:val="left"/>
      <w:pPr>
        <w:ind w:left="4926" w:hanging="346"/>
      </w:pPr>
      <w:rPr>
        <w:rFonts w:hint="default"/>
        <w:lang w:val="it-IT" w:eastAsia="en-US" w:bidi="ar-SA"/>
      </w:rPr>
    </w:lvl>
    <w:lvl w:ilvl="5" w:tplc="11404A40">
      <w:numFmt w:val="bullet"/>
      <w:lvlText w:val="•"/>
      <w:lvlJc w:val="left"/>
      <w:pPr>
        <w:ind w:left="5878" w:hanging="346"/>
      </w:pPr>
      <w:rPr>
        <w:rFonts w:hint="default"/>
        <w:lang w:val="it-IT" w:eastAsia="en-US" w:bidi="ar-SA"/>
      </w:rPr>
    </w:lvl>
    <w:lvl w:ilvl="6" w:tplc="F98AAAEC">
      <w:numFmt w:val="bullet"/>
      <w:lvlText w:val="•"/>
      <w:lvlJc w:val="left"/>
      <w:pPr>
        <w:ind w:left="6830" w:hanging="346"/>
      </w:pPr>
      <w:rPr>
        <w:rFonts w:hint="default"/>
        <w:lang w:val="it-IT" w:eastAsia="en-US" w:bidi="ar-SA"/>
      </w:rPr>
    </w:lvl>
    <w:lvl w:ilvl="7" w:tplc="8D5A372C">
      <w:numFmt w:val="bullet"/>
      <w:lvlText w:val="•"/>
      <w:lvlJc w:val="left"/>
      <w:pPr>
        <w:ind w:left="7782" w:hanging="346"/>
      </w:pPr>
      <w:rPr>
        <w:rFonts w:hint="default"/>
        <w:lang w:val="it-IT" w:eastAsia="en-US" w:bidi="ar-SA"/>
      </w:rPr>
    </w:lvl>
    <w:lvl w:ilvl="8" w:tplc="EF04143A">
      <w:numFmt w:val="bullet"/>
      <w:lvlText w:val="•"/>
      <w:lvlJc w:val="left"/>
      <w:pPr>
        <w:ind w:left="8733" w:hanging="346"/>
      </w:pPr>
      <w:rPr>
        <w:rFonts w:hint="default"/>
        <w:lang w:val="it-IT" w:eastAsia="en-US" w:bidi="ar-SA"/>
      </w:rPr>
    </w:lvl>
  </w:abstractNum>
  <w:abstractNum w:abstractNumId="5" w15:restartNumberingAfterBreak="0">
    <w:nsid w:val="73585680"/>
    <w:multiLevelType w:val="hybridMultilevel"/>
    <w:tmpl w:val="566003EC"/>
    <w:lvl w:ilvl="0" w:tplc="04100001">
      <w:start w:val="1"/>
      <w:numFmt w:val="bullet"/>
      <w:lvlText w:val=""/>
      <w:lvlJc w:val="left"/>
      <w:pPr>
        <w:ind w:left="1200" w:hanging="360"/>
      </w:pPr>
      <w:rPr>
        <w:rFonts w:ascii="Symbol" w:hAnsi="Symbol" w:hint="default"/>
      </w:rPr>
    </w:lvl>
    <w:lvl w:ilvl="1" w:tplc="04100003" w:tentative="1">
      <w:start w:val="1"/>
      <w:numFmt w:val="bullet"/>
      <w:lvlText w:val="o"/>
      <w:lvlJc w:val="left"/>
      <w:pPr>
        <w:ind w:left="1920" w:hanging="360"/>
      </w:pPr>
      <w:rPr>
        <w:rFonts w:ascii="Courier New" w:hAnsi="Courier New" w:cs="Courier New" w:hint="default"/>
      </w:rPr>
    </w:lvl>
    <w:lvl w:ilvl="2" w:tplc="04100005" w:tentative="1">
      <w:start w:val="1"/>
      <w:numFmt w:val="bullet"/>
      <w:lvlText w:val=""/>
      <w:lvlJc w:val="left"/>
      <w:pPr>
        <w:ind w:left="2640" w:hanging="360"/>
      </w:pPr>
      <w:rPr>
        <w:rFonts w:ascii="Wingdings" w:hAnsi="Wingdings" w:hint="default"/>
      </w:rPr>
    </w:lvl>
    <w:lvl w:ilvl="3" w:tplc="04100001" w:tentative="1">
      <w:start w:val="1"/>
      <w:numFmt w:val="bullet"/>
      <w:lvlText w:val=""/>
      <w:lvlJc w:val="left"/>
      <w:pPr>
        <w:ind w:left="3360" w:hanging="360"/>
      </w:pPr>
      <w:rPr>
        <w:rFonts w:ascii="Symbol" w:hAnsi="Symbol" w:hint="default"/>
      </w:rPr>
    </w:lvl>
    <w:lvl w:ilvl="4" w:tplc="04100003" w:tentative="1">
      <w:start w:val="1"/>
      <w:numFmt w:val="bullet"/>
      <w:lvlText w:val="o"/>
      <w:lvlJc w:val="left"/>
      <w:pPr>
        <w:ind w:left="4080" w:hanging="360"/>
      </w:pPr>
      <w:rPr>
        <w:rFonts w:ascii="Courier New" w:hAnsi="Courier New" w:cs="Courier New" w:hint="default"/>
      </w:rPr>
    </w:lvl>
    <w:lvl w:ilvl="5" w:tplc="04100005" w:tentative="1">
      <w:start w:val="1"/>
      <w:numFmt w:val="bullet"/>
      <w:lvlText w:val=""/>
      <w:lvlJc w:val="left"/>
      <w:pPr>
        <w:ind w:left="4800" w:hanging="360"/>
      </w:pPr>
      <w:rPr>
        <w:rFonts w:ascii="Wingdings" w:hAnsi="Wingdings" w:hint="default"/>
      </w:rPr>
    </w:lvl>
    <w:lvl w:ilvl="6" w:tplc="04100001" w:tentative="1">
      <w:start w:val="1"/>
      <w:numFmt w:val="bullet"/>
      <w:lvlText w:val=""/>
      <w:lvlJc w:val="left"/>
      <w:pPr>
        <w:ind w:left="5520" w:hanging="360"/>
      </w:pPr>
      <w:rPr>
        <w:rFonts w:ascii="Symbol" w:hAnsi="Symbol" w:hint="default"/>
      </w:rPr>
    </w:lvl>
    <w:lvl w:ilvl="7" w:tplc="04100003" w:tentative="1">
      <w:start w:val="1"/>
      <w:numFmt w:val="bullet"/>
      <w:lvlText w:val="o"/>
      <w:lvlJc w:val="left"/>
      <w:pPr>
        <w:ind w:left="6240" w:hanging="360"/>
      </w:pPr>
      <w:rPr>
        <w:rFonts w:ascii="Courier New" w:hAnsi="Courier New" w:cs="Courier New" w:hint="default"/>
      </w:rPr>
    </w:lvl>
    <w:lvl w:ilvl="8" w:tplc="04100005" w:tentative="1">
      <w:start w:val="1"/>
      <w:numFmt w:val="bullet"/>
      <w:lvlText w:val=""/>
      <w:lvlJc w:val="left"/>
      <w:pPr>
        <w:ind w:left="6960" w:hanging="360"/>
      </w:pPr>
      <w:rPr>
        <w:rFonts w:ascii="Wingdings" w:hAnsi="Wingdings" w:hint="default"/>
      </w:rPr>
    </w:lvl>
  </w:abstractNum>
  <w:num w:numId="1">
    <w:abstractNumId w:val="3"/>
  </w:num>
  <w:num w:numId="2">
    <w:abstractNumId w:val="1"/>
  </w:num>
  <w:num w:numId="3">
    <w:abstractNumId w:val="4"/>
  </w:num>
  <w:num w:numId="4">
    <w:abstractNumId w:val="0"/>
  </w:num>
  <w:num w:numId="5">
    <w:abstractNumId w:val="5"/>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hyphenationZone w:val="283"/>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CF"/>
    <w:rsid w:val="00030FDB"/>
    <w:rsid w:val="000338A6"/>
    <w:rsid w:val="00053649"/>
    <w:rsid w:val="00056A1E"/>
    <w:rsid w:val="0008722C"/>
    <w:rsid w:val="000A7D0E"/>
    <w:rsid w:val="000C5A9E"/>
    <w:rsid w:val="000E62F1"/>
    <w:rsid w:val="00130FAA"/>
    <w:rsid w:val="001339F7"/>
    <w:rsid w:val="00157039"/>
    <w:rsid w:val="00160FD7"/>
    <w:rsid w:val="001E32CA"/>
    <w:rsid w:val="0020352E"/>
    <w:rsid w:val="00222E33"/>
    <w:rsid w:val="00245D0C"/>
    <w:rsid w:val="00295350"/>
    <w:rsid w:val="00311589"/>
    <w:rsid w:val="0031170A"/>
    <w:rsid w:val="00333D7F"/>
    <w:rsid w:val="00374D87"/>
    <w:rsid w:val="00386157"/>
    <w:rsid w:val="003A5FF0"/>
    <w:rsid w:val="003C5848"/>
    <w:rsid w:val="003D221D"/>
    <w:rsid w:val="004174D1"/>
    <w:rsid w:val="004805C3"/>
    <w:rsid w:val="004A0638"/>
    <w:rsid w:val="004B2162"/>
    <w:rsid w:val="004B72CF"/>
    <w:rsid w:val="004F2BB7"/>
    <w:rsid w:val="00523E10"/>
    <w:rsid w:val="00531E45"/>
    <w:rsid w:val="00537328"/>
    <w:rsid w:val="005530C8"/>
    <w:rsid w:val="005B4A3D"/>
    <w:rsid w:val="005D226C"/>
    <w:rsid w:val="00602D86"/>
    <w:rsid w:val="0064325A"/>
    <w:rsid w:val="00645A77"/>
    <w:rsid w:val="00655F81"/>
    <w:rsid w:val="00670975"/>
    <w:rsid w:val="006B211C"/>
    <w:rsid w:val="006B3C40"/>
    <w:rsid w:val="00783A04"/>
    <w:rsid w:val="00787E96"/>
    <w:rsid w:val="007D6626"/>
    <w:rsid w:val="00884EF7"/>
    <w:rsid w:val="008D324F"/>
    <w:rsid w:val="008F51F1"/>
    <w:rsid w:val="00912E97"/>
    <w:rsid w:val="0093268A"/>
    <w:rsid w:val="00964CF6"/>
    <w:rsid w:val="00967350"/>
    <w:rsid w:val="009703FA"/>
    <w:rsid w:val="009B765C"/>
    <w:rsid w:val="009D7318"/>
    <w:rsid w:val="00A0200B"/>
    <w:rsid w:val="00A7454B"/>
    <w:rsid w:val="00AD6256"/>
    <w:rsid w:val="00B0381C"/>
    <w:rsid w:val="00B149A2"/>
    <w:rsid w:val="00B152F3"/>
    <w:rsid w:val="00B15964"/>
    <w:rsid w:val="00BD0B12"/>
    <w:rsid w:val="00BE75DC"/>
    <w:rsid w:val="00BF3E8A"/>
    <w:rsid w:val="00C34718"/>
    <w:rsid w:val="00C40294"/>
    <w:rsid w:val="00C41D58"/>
    <w:rsid w:val="00C551E6"/>
    <w:rsid w:val="00D20FCA"/>
    <w:rsid w:val="00DA01D2"/>
    <w:rsid w:val="00DB4E79"/>
    <w:rsid w:val="00DF1733"/>
    <w:rsid w:val="00DF4A6B"/>
    <w:rsid w:val="00E63D61"/>
    <w:rsid w:val="00E86371"/>
    <w:rsid w:val="00EA5CDD"/>
    <w:rsid w:val="00EE5FCF"/>
    <w:rsid w:val="00EE6C9D"/>
    <w:rsid w:val="00F5492D"/>
    <w:rsid w:val="00F74646"/>
    <w:rsid w:val="00F9269E"/>
    <w:rsid w:val="00FB5C03"/>
    <w:rsid w:val="00FC4FB8"/>
    <w:rsid w:val="00FE745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D7A6EB"/>
  <w15:docId w15:val="{4473E74C-A02B-49EE-8DA3-55AC031BCF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ascii="Times New Roman" w:eastAsia="Times New Roman" w:hAnsi="Times New Roman" w:cs="Times New Roman"/>
      <w:lang w:val="it-IT"/>
    </w:rPr>
  </w:style>
  <w:style w:type="paragraph" w:styleId="Titolo1">
    <w:name w:val="heading 1"/>
    <w:basedOn w:val="Normale"/>
    <w:uiPriority w:val="9"/>
    <w:qFormat/>
    <w:pPr>
      <w:jc w:val="center"/>
      <w:outlineLvl w:val="0"/>
    </w:pPr>
    <w:rPr>
      <w:b/>
      <w:bCs/>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Corpotesto">
    <w:name w:val="Body Text"/>
    <w:basedOn w:val="Normale"/>
    <w:link w:val="CorpotestoCarattere"/>
    <w:uiPriority w:val="1"/>
    <w:qFormat/>
    <w:rPr>
      <w:sz w:val="24"/>
      <w:szCs w:val="24"/>
    </w:rPr>
  </w:style>
  <w:style w:type="paragraph" w:styleId="Titolo">
    <w:name w:val="Title"/>
    <w:basedOn w:val="Normale"/>
    <w:uiPriority w:val="10"/>
    <w:qFormat/>
    <w:pPr>
      <w:spacing w:before="357"/>
      <w:ind w:right="138"/>
      <w:jc w:val="center"/>
    </w:pPr>
    <w:rPr>
      <w:b/>
      <w:bCs/>
      <w:sz w:val="42"/>
      <w:szCs w:val="42"/>
    </w:rPr>
  </w:style>
  <w:style w:type="paragraph" w:styleId="Paragrafoelenco">
    <w:name w:val="List Paragraph"/>
    <w:basedOn w:val="Normale"/>
    <w:uiPriority w:val="1"/>
    <w:qFormat/>
    <w:pPr>
      <w:ind w:left="424"/>
      <w:jc w:val="both"/>
    </w:pPr>
  </w:style>
  <w:style w:type="paragraph" w:customStyle="1" w:styleId="TableParagraph">
    <w:name w:val="Table Paragraph"/>
    <w:basedOn w:val="Normale"/>
    <w:uiPriority w:val="1"/>
    <w:qFormat/>
  </w:style>
  <w:style w:type="character" w:customStyle="1" w:styleId="CorpotestoCarattere">
    <w:name w:val="Corpo testo Carattere"/>
    <w:basedOn w:val="Carpredefinitoparagrafo"/>
    <w:link w:val="Corpotesto"/>
    <w:uiPriority w:val="1"/>
    <w:rsid w:val="00030FDB"/>
    <w:rPr>
      <w:rFonts w:ascii="Times New Roman" w:eastAsia="Times New Roman" w:hAnsi="Times New Roman" w:cs="Times New Roman"/>
      <w:sz w:val="24"/>
      <w:szCs w:val="24"/>
      <w:lang w:val="it-IT"/>
    </w:rPr>
  </w:style>
  <w:style w:type="paragraph" w:styleId="Nessunaspaziatura">
    <w:name w:val="No Spacing"/>
    <w:uiPriority w:val="1"/>
    <w:qFormat/>
    <w:rsid w:val="00EE6C9D"/>
    <w:pPr>
      <w:widowControl/>
      <w:suppressAutoHyphens/>
      <w:autoSpaceDE/>
      <w:autoSpaceDN/>
    </w:pPr>
    <w:rPr>
      <w:rFonts w:ascii="Calibri" w:eastAsia="Calibri" w:hAnsi="Calibri" w:cs="Calibri"/>
      <w:lang w:val="it-IT" w:eastAsia="ar-SA"/>
    </w:rPr>
  </w:style>
  <w:style w:type="paragraph" w:styleId="Intestazione">
    <w:name w:val="header"/>
    <w:basedOn w:val="Normale"/>
    <w:link w:val="IntestazioneCarattere"/>
    <w:uiPriority w:val="99"/>
    <w:unhideWhenUsed/>
    <w:rsid w:val="000338A6"/>
    <w:pPr>
      <w:tabs>
        <w:tab w:val="center" w:pos="4819"/>
        <w:tab w:val="right" w:pos="9638"/>
      </w:tabs>
    </w:pPr>
  </w:style>
  <w:style w:type="character" w:customStyle="1" w:styleId="IntestazioneCarattere">
    <w:name w:val="Intestazione Carattere"/>
    <w:basedOn w:val="Carpredefinitoparagrafo"/>
    <w:link w:val="Intestazione"/>
    <w:uiPriority w:val="99"/>
    <w:rsid w:val="000338A6"/>
    <w:rPr>
      <w:rFonts w:ascii="Times New Roman" w:eastAsia="Times New Roman" w:hAnsi="Times New Roman" w:cs="Times New Roman"/>
      <w:lang w:val="it-IT"/>
    </w:rPr>
  </w:style>
  <w:style w:type="paragraph" w:styleId="Pidipagina">
    <w:name w:val="footer"/>
    <w:basedOn w:val="Normale"/>
    <w:link w:val="PidipaginaCarattere"/>
    <w:uiPriority w:val="99"/>
    <w:unhideWhenUsed/>
    <w:rsid w:val="000338A6"/>
    <w:pPr>
      <w:tabs>
        <w:tab w:val="center" w:pos="4819"/>
        <w:tab w:val="right" w:pos="9638"/>
      </w:tabs>
    </w:pPr>
  </w:style>
  <w:style w:type="character" w:customStyle="1" w:styleId="PidipaginaCarattere">
    <w:name w:val="Piè di pagina Carattere"/>
    <w:basedOn w:val="Carpredefinitoparagrafo"/>
    <w:link w:val="Pidipagina"/>
    <w:uiPriority w:val="99"/>
    <w:rsid w:val="000338A6"/>
    <w:rPr>
      <w:rFonts w:ascii="Times New Roman" w:eastAsia="Times New Roman" w:hAnsi="Times New Roman" w:cs="Times New Roman"/>
      <w:lang w:val="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92442180">
      <w:bodyDiv w:val="1"/>
      <w:marLeft w:val="0"/>
      <w:marRight w:val="0"/>
      <w:marTop w:val="0"/>
      <w:marBottom w:val="0"/>
      <w:divBdr>
        <w:top w:val="none" w:sz="0" w:space="0" w:color="auto"/>
        <w:left w:val="none" w:sz="0" w:space="0" w:color="auto"/>
        <w:bottom w:val="none" w:sz="0" w:space="0" w:color="auto"/>
        <w:right w:val="none" w:sz="0" w:space="0" w:color="auto"/>
      </w:divBdr>
    </w:div>
    <w:div w:id="212784262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comments" Target="comments.xml"/><Relationship Id="rId12" Type="http://schemas.microsoft.com/office/2011/relationships/commentsExtended" Target="commentsExtended.xml"/><Relationship Id="rId13" Type="http://schemas.microsoft.com/office/2016/09/relationships/commentsIds" Target="commentsIds.xm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397</TotalTime>
  <Pages>6</Pages>
  <Words>1247</Words>
  <Characters>7108</Characters>
  <Application>Microsoft Office Word</Application>
  <DocSecurity>0</DocSecurity>
  <Lines>59</Lines>
  <Paragraphs>16</Paragraphs>
  <ScaleCrop>false</ScaleCrop>
  <HeadingPairs>
    <vt:vector size="2" baseType="variant">
      <vt:variant>
        <vt:lpstr>Titolo</vt:lpstr>
      </vt:variant>
      <vt:variant>
        <vt:i4>1</vt:i4>
      </vt:variant>
    </vt:vector>
  </HeadingPairs>
  <TitlesOfParts>
    <vt:vector size="1" baseType="lpstr">
      <vt:lpstr>PREMESSO che in data 06/12/2001 con prot</vt:lpstr>
    </vt:vector>
  </TitlesOfParts>
  <Company/>
  <LinksUpToDate>false</LinksUpToDate>
  <CharactersWithSpaces>8339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PREMESSO che in data 06/12/2001 con prot</dc:title>
  <dc:creator>...</dc:creator>
  <cp:lastModifiedBy>Utente1</cp:lastModifiedBy>
  <cp:revision>381</cp:revision>
  <cp:lastPrinted>2026-10-29T11:02:00Z</cp:lastPrinted>
  <dcterms:created xsi:type="dcterms:W3CDTF">2025-12-19T09:37:00Z</dcterms:created>
  <dcterms:modified xsi:type="dcterms:W3CDTF">2026-10-29T14:00:00Z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2024-12-20T00:00:00Z</vt:filetime>
  </property>
  <property fmtid="{D5CDD505-2E9C-101B-9397-08002B2CF9AE}" pid="3" name="Creator">
    <vt:lpwstr>Microsoft® Word per Microsoft 365</vt:lpwstr>
  </property>
  <property fmtid="{D5CDD505-2E9C-101B-9397-08002B2CF9AE}" pid="4" name="LastSaved">
    <vt:filetime>2025-12-19T00:00:00Z</vt:filetime>
  </property>
  <property fmtid="{D5CDD505-2E9C-101B-9397-08002B2CF9AE}" pid="5" name="Producer">
    <vt:lpwstr>Microsoft® Word per Microsoft 365</vt:lpwstr>
  </property>
</Properties>
</file>